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  <w:r w:rsidRPr="000C752F">
        <w:rPr>
          <w:rFonts w:asciiTheme="majorHAnsi" w:hAnsiTheme="majorHAnsi"/>
          <w:b/>
          <w:bCs/>
          <w:sz w:val="14"/>
          <w:szCs w:val="10"/>
        </w:rPr>
        <w:t>Servillian Solutions Inc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Spectrum Feature: </w:t>
      </w:r>
      <w:r w:rsidRPr="000C752F">
        <w:rPr>
          <w:rFonts w:asciiTheme="majorHAnsi" w:hAnsiTheme="majorHAnsi"/>
          <w:sz w:val="14"/>
          <w:szCs w:val="10"/>
          <w:highlight w:val="yellow"/>
        </w:rPr>
        <w:t>[</w:t>
      </w:r>
      <w:r w:rsidR="00824962" w:rsidRPr="000C752F">
        <w:rPr>
          <w:rFonts w:asciiTheme="majorHAnsi" w:hAnsiTheme="majorHAnsi"/>
          <w:sz w:val="14"/>
          <w:szCs w:val="10"/>
          <w:highlight w:val="yellow"/>
        </w:rPr>
        <w:t>Content Gallery</w:t>
      </w:r>
      <w:r w:rsidRPr="000C752F">
        <w:rPr>
          <w:rFonts w:asciiTheme="majorHAnsi" w:hAnsiTheme="majorHAnsi"/>
          <w:sz w:val="14"/>
          <w:szCs w:val="10"/>
          <w:highlight w:val="yellow"/>
        </w:rPr>
        <w:t>]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Projected Release: Version 2.2, </w:t>
      </w:r>
      <w:r w:rsidRPr="000C752F">
        <w:rPr>
          <w:rFonts w:asciiTheme="majorHAnsi" w:hAnsiTheme="majorHAnsi"/>
          <w:sz w:val="14"/>
          <w:szCs w:val="10"/>
          <w:highlight w:val="yellow"/>
        </w:rPr>
        <w:t>[</w:t>
      </w:r>
      <w:r w:rsidR="00F90C40">
        <w:rPr>
          <w:rFonts w:asciiTheme="majorHAnsi" w:hAnsiTheme="majorHAnsi"/>
          <w:sz w:val="14"/>
          <w:szCs w:val="10"/>
          <w:highlight w:val="yellow"/>
        </w:rPr>
        <w:t>March 23th ,</w:t>
      </w:r>
      <w:r w:rsidR="00824962" w:rsidRPr="000C752F">
        <w:rPr>
          <w:rFonts w:asciiTheme="majorHAnsi" w:hAnsiTheme="majorHAnsi"/>
          <w:sz w:val="14"/>
          <w:szCs w:val="10"/>
          <w:highlight w:val="yellow"/>
        </w:rPr>
        <w:t>2012</w:t>
      </w:r>
      <w:r w:rsidRPr="000C752F">
        <w:rPr>
          <w:rFonts w:asciiTheme="majorHAnsi" w:hAnsiTheme="majorHAnsi"/>
          <w:sz w:val="14"/>
          <w:szCs w:val="10"/>
          <w:highlight w:val="yellow"/>
        </w:rPr>
        <w:t>]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</w:rPr>
        <w:t>Revision History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tbl>
      <w:tblPr>
        <w:tblW w:w="9972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B116F4" w:rsidRPr="000C752F" w:rsidTr="00954404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B116F4" w:rsidP="00333997">
            <w:pPr>
              <w:pStyle w:val="TableHeading"/>
              <w:jc w:val="both"/>
              <w:rPr>
                <w:rFonts w:asciiTheme="majorHAnsi" w:hAnsiTheme="majorHAnsi"/>
                <w:color w:val="FFFFFF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color w:val="FFFFFF"/>
                <w:sz w:val="14"/>
                <w:szCs w:val="10"/>
              </w:rPr>
              <w:t>Person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B116F4" w:rsidP="00333997">
            <w:pPr>
              <w:pStyle w:val="TableHeading"/>
              <w:jc w:val="both"/>
              <w:rPr>
                <w:rFonts w:asciiTheme="majorHAnsi" w:hAnsiTheme="majorHAnsi"/>
                <w:color w:val="FFFFFF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color w:val="FFFFFF"/>
                <w:sz w:val="14"/>
                <w:szCs w:val="10"/>
              </w:rPr>
              <w:t>Date</w:t>
            </w:r>
          </w:p>
        </w:tc>
      </w:tr>
      <w:tr w:rsidR="00B116F4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824962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Ryan Goreshi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824962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March 1</w:t>
            </w:r>
            <w:r w:rsidRPr="000C752F">
              <w:rPr>
                <w:rFonts w:asciiTheme="majorHAnsi" w:hAnsiTheme="majorHAnsi"/>
                <w:sz w:val="14"/>
                <w:szCs w:val="10"/>
                <w:vertAlign w:val="superscript"/>
              </w:rPr>
              <w:t>st</w:t>
            </w:r>
            <w:r w:rsidRPr="000C752F">
              <w:rPr>
                <w:rFonts w:asciiTheme="majorHAnsi" w:hAnsiTheme="majorHAnsi"/>
                <w:sz w:val="14"/>
                <w:szCs w:val="10"/>
              </w:rPr>
              <w:t xml:space="preserve">  2012</w:t>
            </w:r>
          </w:p>
        </w:tc>
      </w:tr>
      <w:tr w:rsidR="00B116F4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243C19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Debra Holbrook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116F4" w:rsidRPr="000C752F" w:rsidRDefault="00243C19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March 5, 2012</w:t>
            </w:r>
          </w:p>
        </w:tc>
      </w:tr>
      <w:tr w:rsidR="00D22211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D22211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 xml:space="preserve">Ryan Goreshi 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D22211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March 6, 2012</w:t>
            </w:r>
          </w:p>
        </w:tc>
      </w:tr>
      <w:tr w:rsidR="00D22211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F90C40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Ryan Goreshi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F90C40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March 23,2012</w:t>
            </w:r>
          </w:p>
        </w:tc>
      </w:tr>
      <w:tr w:rsidR="00D22211" w:rsidRPr="000C752F" w:rsidTr="00954404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2211" w:rsidRPr="000C752F" w:rsidRDefault="00D22211" w:rsidP="00333997">
            <w:pPr>
              <w:pStyle w:val="TableContents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</w:tr>
    </w:tbl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B116F4" w:rsidRPr="000C752F" w:rsidRDefault="00B116F4" w:rsidP="00333997">
      <w:pPr>
        <w:pStyle w:val="Standard"/>
        <w:pageBreakBefore/>
        <w:jc w:val="both"/>
        <w:rPr>
          <w:rFonts w:asciiTheme="majorHAnsi" w:hAnsiTheme="majorHAnsi"/>
          <w:b/>
          <w:bCs/>
          <w:sz w:val="14"/>
          <w:szCs w:val="10"/>
        </w:rPr>
      </w:pP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lastRenderedPageBreak/>
        <w:t>[</w:t>
      </w:r>
      <w:r w:rsidR="00824962" w:rsidRPr="000C752F">
        <w:rPr>
          <w:rFonts w:asciiTheme="majorHAnsi" w:hAnsiTheme="majorHAnsi"/>
          <w:b/>
          <w:bCs/>
          <w:sz w:val="14"/>
          <w:szCs w:val="10"/>
          <w:highlight w:val="yellow"/>
        </w:rPr>
        <w:t>Content Gallery</w:t>
      </w: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>]</w:t>
      </w:r>
      <w:r w:rsidRPr="000C752F">
        <w:rPr>
          <w:rFonts w:asciiTheme="majorHAnsi" w:hAnsiTheme="majorHAnsi"/>
          <w:b/>
          <w:bCs/>
          <w:sz w:val="14"/>
          <w:szCs w:val="10"/>
        </w:rPr>
        <w:t xml:space="preserve"> Glossary</w:t>
      </w: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>[</w:t>
      </w:r>
      <w:r w:rsidR="00984DE1" w:rsidRPr="000C752F">
        <w:rPr>
          <w:rFonts w:asciiTheme="majorHAnsi" w:hAnsiTheme="majorHAnsi"/>
          <w:b/>
          <w:bCs/>
          <w:sz w:val="14"/>
          <w:szCs w:val="10"/>
          <w:highlight w:val="yellow"/>
        </w:rPr>
        <w:t>D</w:t>
      </w:r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 xml:space="preserve">etailed </w:t>
      </w:r>
      <w:ins w:id="0" w:author="Debra" w:date="2012-03-05T14:44:00Z">
        <w:r w:rsidR="00243C19" w:rsidRPr="000C752F">
          <w:rPr>
            <w:rFonts w:asciiTheme="majorHAnsi" w:hAnsiTheme="majorHAnsi"/>
            <w:b/>
            <w:bCs/>
            <w:sz w:val="14"/>
            <w:szCs w:val="10"/>
            <w:highlight w:val="yellow"/>
          </w:rPr>
          <w:t>definition</w:t>
        </w:r>
      </w:ins>
      <w:r w:rsidRPr="000C752F">
        <w:rPr>
          <w:rFonts w:asciiTheme="majorHAnsi" w:hAnsiTheme="majorHAnsi"/>
          <w:b/>
          <w:bCs/>
          <w:sz w:val="14"/>
          <w:szCs w:val="10"/>
          <w:highlight w:val="yellow"/>
        </w:rPr>
        <w:t xml:space="preserve"> of Entities]</w:t>
      </w:r>
    </w:p>
    <w:p w:rsidR="001A3BB2" w:rsidRPr="000C752F" w:rsidRDefault="001A3BB2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</w:p>
    <w:p w:rsidR="00824962" w:rsidRPr="000C752F" w:rsidRDefault="00824962" w:rsidP="00333997">
      <w:pPr>
        <w:pStyle w:val="Standard"/>
        <w:ind w:left="113" w:hanging="113"/>
        <w:jc w:val="both"/>
        <w:rPr>
          <w:rFonts w:asciiTheme="majorHAnsi" w:hAnsiTheme="majorHAnsi"/>
          <w:bCs/>
          <w:sz w:val="14"/>
          <w:szCs w:val="10"/>
        </w:rPr>
      </w:pPr>
      <w:r w:rsidRPr="000C752F">
        <w:rPr>
          <w:rFonts w:asciiTheme="majorHAnsi" w:hAnsiTheme="majorHAnsi"/>
          <w:bCs/>
          <w:sz w:val="14"/>
          <w:szCs w:val="10"/>
        </w:rPr>
        <w:t>Content Gallery is the general Term to manage/view</w:t>
      </w:r>
      <w:r w:rsidR="00E15738" w:rsidRPr="000C752F">
        <w:rPr>
          <w:rFonts w:asciiTheme="majorHAnsi" w:hAnsiTheme="majorHAnsi"/>
          <w:bCs/>
          <w:sz w:val="14"/>
          <w:szCs w:val="10"/>
        </w:rPr>
        <w:t xml:space="preserve">  </w:t>
      </w:r>
      <w:r w:rsidRPr="000C752F">
        <w:rPr>
          <w:rFonts w:asciiTheme="majorHAnsi" w:hAnsiTheme="majorHAnsi"/>
          <w:bCs/>
          <w:sz w:val="14"/>
          <w:szCs w:val="10"/>
        </w:rPr>
        <w:t xml:space="preserve"> </w:t>
      </w:r>
      <w:r w:rsidR="00265EFA" w:rsidRPr="000C752F">
        <w:rPr>
          <w:rFonts w:asciiTheme="majorHAnsi" w:hAnsiTheme="majorHAnsi"/>
          <w:bCs/>
          <w:sz w:val="14"/>
          <w:szCs w:val="10"/>
        </w:rPr>
        <w:t>[</w:t>
      </w:r>
      <w:r w:rsidRPr="000C752F">
        <w:rPr>
          <w:rFonts w:asciiTheme="majorHAnsi" w:hAnsiTheme="majorHAnsi"/>
          <w:bCs/>
          <w:sz w:val="14"/>
          <w:szCs w:val="10"/>
        </w:rPr>
        <w:t>GUI/streaming</w:t>
      </w:r>
      <w:r w:rsidR="00265EFA" w:rsidRPr="000C752F">
        <w:rPr>
          <w:rFonts w:asciiTheme="majorHAnsi" w:hAnsiTheme="majorHAnsi"/>
          <w:bCs/>
          <w:sz w:val="14"/>
          <w:szCs w:val="10"/>
        </w:rPr>
        <w:t>]</w:t>
      </w:r>
      <w:r w:rsidRPr="000C752F">
        <w:rPr>
          <w:rFonts w:asciiTheme="majorHAnsi" w:hAnsiTheme="majorHAnsi"/>
          <w:bCs/>
          <w:sz w:val="14"/>
          <w:szCs w:val="10"/>
        </w:rPr>
        <w:t xml:space="preserve"> contents including photos, Videos (wmv, flv, etc), </w:t>
      </w:r>
      <w:r w:rsidR="00565E9F" w:rsidRPr="000C752F">
        <w:rPr>
          <w:rFonts w:asciiTheme="majorHAnsi" w:hAnsiTheme="majorHAnsi"/>
          <w:bCs/>
          <w:sz w:val="14"/>
          <w:szCs w:val="10"/>
        </w:rPr>
        <w:t>d</w:t>
      </w:r>
      <w:r w:rsidRPr="000C752F">
        <w:rPr>
          <w:rFonts w:asciiTheme="majorHAnsi" w:hAnsiTheme="majorHAnsi"/>
          <w:bCs/>
          <w:sz w:val="14"/>
          <w:szCs w:val="10"/>
        </w:rPr>
        <w:t>o</w:t>
      </w:r>
      <w:r w:rsidR="00565E9F" w:rsidRPr="000C752F">
        <w:rPr>
          <w:rFonts w:asciiTheme="majorHAnsi" w:hAnsiTheme="majorHAnsi"/>
          <w:bCs/>
          <w:sz w:val="14"/>
          <w:szCs w:val="10"/>
        </w:rPr>
        <w:t>cuments (doc, pdf, ppt) but</w:t>
      </w:r>
      <w:r w:rsidR="00984DE1" w:rsidRPr="000C752F">
        <w:rPr>
          <w:rFonts w:asciiTheme="majorHAnsi" w:hAnsiTheme="majorHAnsi"/>
          <w:bCs/>
          <w:sz w:val="14"/>
          <w:szCs w:val="10"/>
        </w:rPr>
        <w:t xml:space="preserve"> a</w:t>
      </w:r>
      <w:r w:rsidR="00565E9F" w:rsidRPr="000C752F">
        <w:rPr>
          <w:rFonts w:asciiTheme="majorHAnsi" w:hAnsiTheme="majorHAnsi"/>
          <w:bCs/>
          <w:sz w:val="14"/>
          <w:szCs w:val="10"/>
        </w:rPr>
        <w:t xml:space="preserve">t </w:t>
      </w:r>
      <w:del w:id="1" w:author="Debra" w:date="2012-03-05T14:44:00Z">
        <w:r w:rsidRPr="000C752F" w:rsidDel="00243C19">
          <w:rPr>
            <w:rFonts w:asciiTheme="majorHAnsi" w:hAnsiTheme="majorHAnsi"/>
            <w:bCs/>
            <w:sz w:val="14"/>
            <w:szCs w:val="10"/>
          </w:rPr>
          <w:delText xml:space="preserve"> </w:delText>
        </w:r>
      </w:del>
      <w:r w:rsidRPr="000C752F">
        <w:rPr>
          <w:rFonts w:asciiTheme="majorHAnsi" w:hAnsiTheme="majorHAnsi"/>
          <w:bCs/>
          <w:sz w:val="14"/>
          <w:szCs w:val="10"/>
        </w:rPr>
        <w:t>this version only Photo</w:t>
      </w:r>
      <w:r w:rsidR="00E15738" w:rsidRPr="000C752F">
        <w:rPr>
          <w:rFonts w:asciiTheme="majorHAnsi" w:hAnsiTheme="majorHAnsi"/>
          <w:bCs/>
          <w:sz w:val="14"/>
          <w:szCs w:val="10"/>
        </w:rPr>
        <w:t>-type</w:t>
      </w:r>
      <w:r w:rsidRPr="000C752F">
        <w:rPr>
          <w:rFonts w:asciiTheme="majorHAnsi" w:hAnsiTheme="majorHAnsi"/>
          <w:bCs/>
          <w:sz w:val="14"/>
          <w:szCs w:val="10"/>
        </w:rPr>
        <w:t xml:space="preserve"> gallery wi</w:t>
      </w:r>
      <w:r w:rsidR="00565E9F" w:rsidRPr="000C752F">
        <w:rPr>
          <w:rFonts w:asciiTheme="majorHAnsi" w:hAnsiTheme="majorHAnsi"/>
          <w:bCs/>
          <w:sz w:val="14"/>
          <w:szCs w:val="10"/>
        </w:rPr>
        <w:t xml:space="preserve">ll be setup on system. </w:t>
      </w:r>
      <w:ins w:id="2" w:author="Debra" w:date="2012-03-05T14:44:00Z">
        <w:r w:rsidR="00243C19" w:rsidRPr="000C752F">
          <w:rPr>
            <w:rFonts w:asciiTheme="majorHAnsi" w:hAnsiTheme="majorHAnsi"/>
            <w:bCs/>
            <w:sz w:val="14"/>
            <w:szCs w:val="10"/>
          </w:rPr>
          <w:t>Current</w:t>
        </w:r>
      </w:ins>
      <w:r w:rsidRPr="000C752F">
        <w:rPr>
          <w:rFonts w:asciiTheme="majorHAnsi" w:hAnsiTheme="majorHAnsi"/>
          <w:bCs/>
          <w:sz w:val="14"/>
          <w:szCs w:val="10"/>
        </w:rPr>
        <w:t xml:space="preserve"> structure will apply to future content types listed above.</w:t>
      </w:r>
    </w:p>
    <w:p w:rsidR="00984DE1" w:rsidRPr="000C752F" w:rsidRDefault="00984DE1" w:rsidP="00333997">
      <w:pPr>
        <w:pStyle w:val="Standard"/>
        <w:jc w:val="both"/>
        <w:rPr>
          <w:rFonts w:asciiTheme="majorHAnsi" w:hAnsiTheme="majorHAnsi"/>
          <w:b/>
          <w:bCs/>
          <w:sz w:val="14"/>
          <w:szCs w:val="10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</w:t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t>Section</w:t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Operation</w:t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="00984DE1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</w:t>
      </w:r>
      <w:r w:rsidR="00265EFA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General </w:t>
      </w:r>
      <w:ins w:id="3" w:author="Debra" w:date="2012-03-05T14:44:00Z">
        <w:r w:rsidR="00243C19" w:rsidRPr="000C752F">
          <w:rPr>
            <w:rFonts w:asciiTheme="majorHAnsi" w:hAnsiTheme="majorHAnsi"/>
            <w:b/>
            <w:sz w:val="14"/>
            <w:szCs w:val="10"/>
            <w:highlight w:val="yellow"/>
          </w:rPr>
          <w:t>Business</w:t>
        </w:r>
      </w:ins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Logic]</w:t>
      </w:r>
    </w:p>
    <w:p w:rsidR="00643F27" w:rsidRPr="000C752F" w:rsidRDefault="00643F27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333997" w:rsidRPr="000C752F" w:rsidRDefault="00243C1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ins w:id="4" w:author="Debra" w:date="2012-03-05T14:45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From 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the origin of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content,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actions happen to content and will be recorded  as history is called </w:t>
      </w:r>
      <w:r w:rsidR="00256DFA" w:rsidRPr="000C752F">
        <w:rPr>
          <w:rFonts w:asciiTheme="majorHAnsi" w:eastAsia="Times New Roman" w:hAnsiTheme="majorHAnsi" w:cs="Tahoma"/>
          <w:b/>
          <w:bCs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contentAction</w:t>
      </w:r>
      <w:r w:rsidR="00333997" w:rsidRPr="000C752F">
        <w:rPr>
          <w:rFonts w:asciiTheme="majorHAnsi" w:eastAsia="Times New Roman" w:hAnsiTheme="majorHAnsi" w:cs="Tahoma"/>
          <w:b/>
          <w:bCs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</w:t>
      </w:r>
      <w:r w:rsidR="00256DFA" w:rsidRPr="000C752F">
        <w:rPr>
          <w:rFonts w:asciiTheme="majorHAnsi" w:eastAsia="Times New Roman" w:hAnsiTheme="majorHAnsi" w:cs="Tahoma"/>
          <w:b/>
          <w:bCs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History e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.g.upload, reject, approve, etc. and all </w:t>
      </w:r>
      <w:r w:rsidR="00256DFA" w:rsidRPr="000C752F">
        <w:rPr>
          <w:rFonts w:asciiTheme="majorHAnsi" w:eastAsia="Times New Roman" w:hAnsiTheme="majorHAnsi" w:cs="Tahoma"/>
          <w:b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contentActionHistory</w:t>
      </w:r>
      <w:r w:rsidR="00256DFA" w:rsidRPr="000C752F">
        <w:rPr>
          <w:rFonts w:asciiTheme="majorHAnsi" w:eastAsia="Times New Roman" w:hAnsiTheme="majorHAnsi" w:cs="Tahoma"/>
          <w:i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256DFA" w:rsidRPr="000C752F">
        <w:rPr>
          <w:rFonts w:asciiTheme="majorHAnsi" w:eastAsia="Times New Roman" w:hAnsiTheme="majorHAnsi" w:cs="Tahoma"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records will be saved for actions made per user/org/role.</w:t>
      </w:r>
      <w:r w:rsidR="00256DFA" w:rsidRPr="000C752F">
        <w:rPr>
          <w:rFonts w:asciiTheme="majorHAnsi" w:hAnsiTheme="majorHAnsi"/>
          <w:sz w:val="14"/>
          <w:szCs w:val="10"/>
        </w:rPr>
        <w:t xml:space="preserve"> </w:t>
      </w:r>
      <w:ins w:id="5" w:author="Debra" w:date="2012-03-05T14:45:00Z">
        <w:r w:rsidRPr="000C752F">
          <w:rPr>
            <w:rFonts w:asciiTheme="majorHAnsi" w:hAnsiTheme="majorHAnsi"/>
            <w:sz w:val="14"/>
            <w:szCs w:val="10"/>
          </w:rPr>
          <w:t>Contents</w:t>
        </w:r>
      </w:ins>
      <w:r w:rsidR="00256DFA" w:rsidRPr="000C752F">
        <w:rPr>
          <w:rFonts w:asciiTheme="majorHAnsi" w:hAnsiTheme="majorHAnsi"/>
          <w:sz w:val="14"/>
          <w:szCs w:val="10"/>
        </w:rPr>
        <w:t xml:space="preserve"> will be involved in a workflow process and based on actions applied at each milestone their status will be changed.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Whole flow process will be done by opening a ticket and making possible actions[</w:t>
      </w:r>
      <w:r w:rsidR="00DD540E" w:rsidRPr="000C752F"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Table1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] over that ticket and save it as a history for that </w:t>
      </w:r>
      <w:ins w:id="6" w:author="Debra" w:date="2012-03-05T14:46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specific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content.</w:t>
      </w:r>
    </w:p>
    <w:p w:rsidR="00256DFA" w:rsidRPr="000C752F" w:rsidRDefault="00333997" w:rsidP="00333997">
      <w:pPr>
        <w:pStyle w:val="Standard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At both front-end and back-end list of contents would be based on (last-action-made and/or </w:t>
      </w:r>
      <w:ins w:id="7" w:author="Debra" w:date="2012-03-05T14:47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status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) combination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p w:rsidR="00256DFA" w:rsidRPr="000C752F" w:rsidRDefault="00243C1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ins w:id="8" w:author="Debra" w:date="2012-03-05T14:47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A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</w:t>
      </w:r>
      <w:r w:rsidR="00280C6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ins w:id="9" w:author="Debra" w:date="2012-03-05T14:47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 the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front-end or back-end only users who belong to at least one org can make actions on the accessible content and Only designated (org/roles) users will be able to change content-status</w:t>
      </w:r>
      <w:r w:rsidR="00280C6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ins w:id="10" w:author="Debra" w:date="2012-03-05T14:47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 Based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on Status, content may be </w:t>
      </w:r>
      <w:ins w:id="11" w:author="Debra" w:date="2012-03-05T14:48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accessible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to owner Org or SSI  e.g. if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last-action-made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content is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“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sendToSsi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”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then this content </w:t>
      </w:r>
      <w:ins w:id="12" w:author="Debra" w:date="2012-03-05T14:48:00Z">
        <w:r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won’t</w:t>
        </w:r>
      </w:ins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be 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viewable </w:t>
      </w:r>
      <w:r w:rsidR="00256DFA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at back-end org.</w:t>
      </w:r>
    </w:p>
    <w:p w:rsidR="00E03191" w:rsidRPr="000C752F" w:rsidRDefault="00E03191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E03191" w:rsidRPr="000C752F" w:rsidRDefault="00E03191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Tech</w:t>
      </w:r>
      <w:r w:rsidR="003339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nologies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in use:</w:t>
      </w:r>
    </w:p>
    <w:p w:rsidR="00E03191" w:rsidRPr="000C752F" w:rsidRDefault="00E03191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Back-end: </w:t>
      </w:r>
      <w:r w:rsidRPr="000C752F">
        <w:rPr>
          <w:rFonts w:asciiTheme="majorHAnsi" w:hAnsiTheme="majorHAnsi"/>
          <w:sz w:val="14"/>
          <w:szCs w:val="10"/>
        </w:rPr>
        <w:t>Extjs/Jquery/HTML/Shadowbox Module</w:t>
      </w:r>
    </w:p>
    <w:p w:rsidR="00E03191" w:rsidRPr="000C752F" w:rsidRDefault="00E03191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Front-end:</w:t>
      </w:r>
      <w:r w:rsidRPr="000C752F">
        <w:rPr>
          <w:rFonts w:asciiTheme="majorHAnsi" w:hAnsiTheme="majorHAnsi"/>
          <w:sz w:val="14"/>
          <w:szCs w:val="10"/>
        </w:rPr>
        <w:t xml:space="preserve"> HTML/Jquery/Shadowbox Module</w:t>
      </w:r>
    </w:p>
    <w:p w:rsidR="00265EFA" w:rsidRPr="000C752F" w:rsidRDefault="00265EFA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A93A8C" w:rsidRPr="000C752F" w:rsidRDefault="00265EFA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[Section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Operation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sym w:font="Wingdings" w:char="F0E8"/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Specific </w:t>
      </w:r>
      <w:ins w:id="13" w:author="Debra" w:date="2012-03-05T14:48:00Z">
        <w:r w:rsidR="00243C19" w:rsidRPr="000C752F">
          <w:rPr>
            <w:rFonts w:asciiTheme="majorHAnsi" w:hAnsiTheme="majorHAnsi"/>
            <w:b/>
            <w:sz w:val="14"/>
            <w:szCs w:val="10"/>
            <w:highlight w:val="yellow"/>
          </w:rPr>
          <w:t>business</w:t>
        </w:r>
      </w:ins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Logic]</w:t>
      </w:r>
    </w:p>
    <w:p w:rsidR="00CF7BD4" w:rsidRPr="000C752F" w:rsidRDefault="00CF7BD4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6B8E" w:rsidRPr="000C752F" w:rsidTr="003E6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3E6B8E" w:rsidRPr="000C752F" w:rsidRDefault="003E6B8E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BackEnd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UPLOADING</w:t>
            </w:r>
          </w:p>
        </w:tc>
      </w:tr>
    </w:tbl>
    <w:p w:rsidR="000D75D3" w:rsidRPr="000C752F" w:rsidRDefault="00A93A8C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uploading content file to owner-organization </w:t>
      </w:r>
      <w:r w:rsidR="000D75D3" w:rsidRPr="000C752F">
        <w:rPr>
          <w:rFonts w:asciiTheme="majorHAnsi" w:hAnsiTheme="majorHAnsi"/>
          <w:sz w:val="14"/>
          <w:szCs w:val="10"/>
        </w:rPr>
        <w:t>(for current version just league-level)</w:t>
      </w:r>
    </w:p>
    <w:p w:rsidR="00333997" w:rsidRPr="000C752F" w:rsidRDefault="00333997" w:rsidP="00333997">
      <w:pPr>
        <w:pStyle w:val="Standard"/>
        <w:ind w:left="144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Uploading content can be done at (front-end </w:t>
      </w:r>
      <w:del w:id="14" w:author="Debra" w:date="2012-03-05T14:49:00Z">
        <w:r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 xml:space="preserve"> </w:delText>
        </w:r>
      </w:del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owner ORG) users or (back-end  ownerORG)/roles managers.  e.g. At league level (back-end  specific-ORG)/roles would be website Moderator and league executive.</w:t>
      </w:r>
    </w:p>
    <w:p w:rsidR="00333997" w:rsidRPr="000C752F" w:rsidRDefault="00333997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A93A8C" w:rsidRPr="000C752F" w:rsidRDefault="00A93A8C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uploaded files will be </w:t>
      </w:r>
      <w:ins w:id="15" w:author="Debra" w:date="2012-03-05T14:4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located</w:t>
        </w:r>
      </w:ins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in server and in pending status</w:t>
      </w:r>
      <w:r w:rsidR="00654F7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0D75D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and not viewable at org-front-end website.</w:t>
      </w:r>
    </w:p>
    <w:p w:rsidR="00630DA1" w:rsidRPr="000C752F" w:rsidRDefault="00BB0AAD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Approve/reject at backend by owner organization.</w:t>
      </w:r>
    </w:p>
    <w:p w:rsidR="000D75D3" w:rsidRPr="000C752F" w:rsidRDefault="000D75D3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ins w:id="16" w:author="Debra" w:date="2012-03-05T14:50:00Z">
        <w:r w:rsidR="00243C19" w:rsidRPr="000C752F">
          <w:rPr>
            <w:rFonts w:asciiTheme="majorHAnsi" w:hAnsiTheme="majorHAnsi"/>
            <w:sz w:val="14"/>
            <w:szCs w:val="10"/>
          </w:rPr>
          <w:t>organization</w:t>
        </w:r>
      </w:ins>
      <w:r w:rsidRPr="000C752F">
        <w:rPr>
          <w:rFonts w:asciiTheme="majorHAnsi" w:hAnsiTheme="majorHAnsi"/>
          <w:sz w:val="14"/>
          <w:szCs w:val="10"/>
        </w:rPr>
        <w:t xml:space="preserve"> </w:t>
      </w:r>
      <w:r w:rsidR="00654F74" w:rsidRPr="000C752F">
        <w:rPr>
          <w:rFonts w:asciiTheme="majorHAnsi" w:hAnsiTheme="majorHAnsi"/>
          <w:sz w:val="14"/>
          <w:szCs w:val="10"/>
        </w:rPr>
        <w:t xml:space="preserve"> </w:t>
      </w:r>
      <w:r w:rsidRPr="000C752F">
        <w:rPr>
          <w:rFonts w:asciiTheme="majorHAnsi" w:hAnsiTheme="majorHAnsi"/>
          <w:sz w:val="14"/>
          <w:szCs w:val="10"/>
        </w:rPr>
        <w:t xml:space="preserve">[Executive and Website Moderator]Roles </w:t>
      </w:r>
      <w:r w:rsidR="00654F74" w:rsidRPr="000C752F">
        <w:rPr>
          <w:rFonts w:asciiTheme="majorHAnsi" w:hAnsiTheme="majorHAnsi"/>
          <w:sz w:val="14"/>
          <w:szCs w:val="10"/>
        </w:rPr>
        <w:t>users.</w:t>
      </w:r>
    </w:p>
    <w:p w:rsidR="000D75D3" w:rsidRPr="000C752F" w:rsidRDefault="000D75D3" w:rsidP="00333997">
      <w:pPr>
        <w:pStyle w:val="Standard"/>
        <w:ind w:left="720" w:hanging="72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630DA1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D75D3" w:rsidRPr="000C752F" w:rsidRDefault="000D75D3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FrontEnd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UPLOADING</w:t>
            </w:r>
          </w:p>
        </w:tc>
      </w:tr>
    </w:tbl>
    <w:p w:rsidR="00954404" w:rsidRPr="000C752F" w:rsidRDefault="003F0CA5" w:rsidP="00333997">
      <w:pPr>
        <w:pStyle w:val="Standard"/>
        <w:ind w:left="720" w:hanging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users will be able to upload their own content to the website and uploaded content</w:t>
      </w:r>
      <w:del w:id="17" w:author="Debra" w:date="2012-03-05T14:50:00Z">
        <w:r w:rsidR="00954404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s</w:delText>
        </w:r>
      </w:del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will be shared among all </w:t>
      </w:r>
      <w:ins w:id="18" w:author="Debra" w:date="2012-03-05T14:50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organization</w:t>
        </w:r>
      </w:ins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users.</w:t>
      </w:r>
    </w:p>
    <w:p w:rsidR="00954404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After uploading content, it will be in pending status and not viewable at front-end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.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</w:p>
    <w:p w:rsidR="00630DA1" w:rsidRPr="000C752F" w:rsidRDefault="00630DA1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 approve/reject by organization designated Roles/users.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954404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Logged-in users to the organization front-end website.</w:t>
      </w:r>
    </w:p>
    <w:p w:rsidR="00954404" w:rsidRPr="000C752F" w:rsidRDefault="00954404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GUI</w:t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630DA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</w:p>
    <w:p w:rsidR="003F0CA5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 wp14:anchorId="056B3090" wp14:editId="7C32B876">
            <wp:extent cx="5147953" cy="1710047"/>
            <wp:effectExtent l="0" t="0" r="0" b="5080"/>
            <wp:docPr id="1" name="Picture 1" descr="C:\Users\Junior Developer\Desktop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 Developer\Desktop\sca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52" cy="171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02" w:rsidRDefault="00C11502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>
            <wp:extent cx="4845677" cy="4061361"/>
            <wp:effectExtent l="0" t="0" r="0" b="0"/>
            <wp:docPr id="12" name="Picture 12" descr="C:\Users\Junior Developer\Desktop\Modules Design\Content Gallery\Files\after Production\FE\mainView-flag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ior Developer\Desktop\Modules Design\Content Gallery\Files\after Production\FE\mainView-flagConten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77" cy="406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26" w:rsidRPr="000C752F" w:rsidRDefault="00091D26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>
            <wp:extent cx="5937885" cy="5135880"/>
            <wp:effectExtent l="0" t="0" r="5715" b="7620"/>
            <wp:docPr id="14" name="Picture 14" descr="C:\Users\Junior Developer\Desktop\Modules Design\Content Gallery\Files\after Production\FE\mainView-upload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ior Developer\Desktop\Modules Design\Content Gallery\Files\after Production\FE\mainView-uploadCont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0B069B" w:rsidRDefault="000B069B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Content List</w:t>
            </w:r>
          </w:p>
        </w:tc>
      </w:tr>
    </w:tbl>
    <w:p w:rsidR="00E03191" w:rsidRPr="000C752F" w:rsidRDefault="003F0CA5" w:rsidP="00333997">
      <w:pPr>
        <w:pStyle w:val="Standard"/>
        <w:ind w:left="720" w:hanging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B22CB2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List all 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contents based on selected filter</w:t>
      </w:r>
    </w:p>
    <w:p w:rsidR="00E03191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fter selecting an item, bottom panel will be updated and right panel including content summ</w:t>
      </w:r>
      <w:del w:id="20" w:author="Debra" w:date="2012-03-05T14:52:00Z">
        <w:r w:rsidR="00E03191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e</w:delText>
        </w:r>
      </w:del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ry will be updated.</w:t>
      </w:r>
    </w:p>
    <w:p w:rsidR="00E03191" w:rsidRPr="000C752F" w:rsidRDefault="00504F49" w:rsidP="00333997">
      <w:pPr>
        <w:pStyle w:val="Standard"/>
        <w:ind w:left="720" w:hanging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B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ased on selected (status) filter [pending/played/paused/deleted/rejected] and make bottom panel items accessible </w:t>
      </w:r>
    </w:p>
    <w:p w:rsidR="00E03191" w:rsidRPr="000C752F" w:rsidRDefault="00E03191" w:rsidP="00333997">
      <w:pPr>
        <w:pStyle w:val="Standard"/>
        <w:ind w:left="720" w:firstLine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based on </w:t>
      </w:r>
      <w:r w:rsidR="0066456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electedItem/last-action-made.</w:t>
      </w:r>
    </w:p>
    <w:p w:rsidR="00504F49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</w:t>
      </w:r>
      <w:r w:rsidR="00E03191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esignated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org/role users</w:t>
      </w:r>
    </w:p>
    <w:p w:rsidR="00630DA1" w:rsidRPr="000C752F" w:rsidRDefault="003F0CA5" w:rsidP="00333997">
      <w:pPr>
        <w:pStyle w:val="Standard"/>
        <w:ind w:left="1440" w:hanging="144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877843" w:rsidRPr="000C752F">
        <w:rPr>
          <w:rFonts w:asciiTheme="majorHAnsi" w:hAnsiTheme="majorHAnsi"/>
          <w:sz w:val="14"/>
          <w:szCs w:val="10"/>
        </w:rPr>
        <w:t>M</w:t>
      </w:r>
      <w:r w:rsidR="00630DA1" w:rsidRPr="000C752F">
        <w:rPr>
          <w:rFonts w:asciiTheme="majorHAnsi" w:hAnsiTheme="majorHAnsi"/>
          <w:sz w:val="14"/>
          <w:szCs w:val="10"/>
        </w:rPr>
        <w:t>ain Dataview may list “contents” owned by the current organization and be filtered by content-action-status of last-action-taken record and based on filter selection, container’s bottom docked items will be (in)visible [ref.Table1]</w:t>
      </w: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sz w:val="14"/>
          <w:szCs w:val="10"/>
        </w:rPr>
        <w:t>Main Grid and Navigation</w:t>
      </w: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012468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>
            <wp:extent cx="5676405" cy="2117346"/>
            <wp:effectExtent l="0" t="0" r="635" b="0"/>
            <wp:docPr id="9" name="Picture 9" descr="C:\Users\Junior Developer\Desktop\Modules Design\Content Gallery\Files\BE-main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ior Developer\Desktop\Modules Design\Content Gallery\Files\BE-maingri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43" cy="211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sz w:val="14"/>
          <w:szCs w:val="10"/>
        </w:rPr>
        <w:t>Approve</w:t>
      </w: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F32809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>
            <wp:extent cx="5551714" cy="2248352"/>
            <wp:effectExtent l="0" t="0" r="0" b="0"/>
            <wp:docPr id="11" name="Picture 11" descr="C:\Users\Junior Developer\Desktop\Modules Design\Content Gallery\Files\BE-maingrid-appr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ior Developer\Desktop\Modules Design\Content Gallery\Files\BE-maingrid-approv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23" cy="224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sz w:val="14"/>
          <w:szCs w:val="10"/>
        </w:rPr>
        <w:t>Upload Photo</w:t>
      </w: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012468" w:rsidRDefault="00012468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>
            <wp:extent cx="5225143" cy="2666010"/>
            <wp:effectExtent l="0" t="0" r="0" b="1270"/>
            <wp:docPr id="10" name="Picture 10" descr="C:\Users\Junior Developer\Desktop\Modules Design\Content Gallery\Files\BE-maingrid-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ior Developer\Desktop\Modules Design\Content Gallery\Files\BE-maingrid-uplo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3" cy="26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397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 wp14:anchorId="40DB70E4" wp14:editId="3D86B591">
            <wp:extent cx="4969823" cy="2281091"/>
            <wp:effectExtent l="0" t="0" r="2540" b="5080"/>
            <wp:docPr id="2" name="Picture 2" descr="C:\Users\Junior Developer\Desktop\scan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ior Developer\Desktop\scan - Cop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28" cy="228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09" w:rsidRPr="000C752F" w:rsidRDefault="00F3280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3E2397" w:rsidRPr="000C752F" w:rsidRDefault="003E2397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Front-End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Content List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 xml:space="preserve">: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List all org-related contents[type-based] which are in played-status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~</w:t>
      </w:r>
    </w:p>
    <w:p w:rsidR="00504F49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flag any of viewable contents that user think</w:t>
      </w:r>
      <w:ins w:id="21" w:author="Debra" w:date="2012-03-05T15:01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</w:t>
        </w:r>
      </w:ins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 is inappropriate.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3E2397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Org Logged in users</w:t>
      </w:r>
    </w:p>
    <w:p w:rsidR="003E2397" w:rsidRPr="000C752F" w:rsidRDefault="003E2397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GUI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</w:p>
    <w:p w:rsidR="00A93A8C" w:rsidRPr="000C752F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 wp14:anchorId="73F0543D" wp14:editId="65DC9CD2">
            <wp:extent cx="5943600" cy="2238375"/>
            <wp:effectExtent l="0" t="0" r="0" b="9525"/>
            <wp:docPr id="3" name="Picture 3" descr="C:\Users\Junior Developer\Desktop\scan - Cop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ior Developer\Desktop\scan - Copy 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D4" w:rsidRDefault="00CF7BD4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A16DF7" w:rsidRPr="000C752F" w:rsidRDefault="00A16DF7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>
            <wp:extent cx="5943600" cy="5046980"/>
            <wp:effectExtent l="0" t="0" r="0" b="1270"/>
            <wp:docPr id="13" name="Picture 13" descr="C:\Users\Junior Developer\Desktop\Modules Design\Content Gallery\Files\after Production\FE\main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ior Developer\Desktop\Modules Design\Content Gallery\Files\after Production\FE\main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B0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SSI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Content List</w:t>
            </w:r>
          </w:p>
        </w:tc>
      </w:tr>
    </w:tbl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E6633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E66335" w:rsidRPr="000C752F">
        <w:rPr>
          <w:rFonts w:asciiTheme="majorHAnsi" w:hAnsiTheme="majorHAnsi"/>
          <w:sz w:val="14"/>
          <w:szCs w:val="10"/>
        </w:rPr>
        <w:t xml:space="preserve">Fetches List of all organizations “contents” with last-action-record set to “sendToSsi”   i.e. this </w:t>
      </w:r>
      <w:del w:id="22" w:author="Debra" w:date="2012-03-05T15:01:00Z">
        <w:r w:rsidR="00E66335" w:rsidRPr="000C752F" w:rsidDel="00243C19">
          <w:rPr>
            <w:rFonts w:asciiTheme="majorHAnsi" w:hAnsiTheme="majorHAnsi"/>
            <w:sz w:val="14"/>
            <w:szCs w:val="10"/>
          </w:rPr>
          <w:delText xml:space="preserve"> </w:delText>
        </w:r>
      </w:del>
      <w:r w:rsidR="00E66335" w:rsidRPr="000C752F">
        <w:rPr>
          <w:rFonts w:asciiTheme="majorHAnsi" w:hAnsiTheme="majorHAnsi"/>
          <w:sz w:val="14"/>
          <w:szCs w:val="10"/>
        </w:rPr>
        <w:t xml:space="preserve">action is taken to be sent to ssi for decision making over </w:t>
      </w:r>
    </w:p>
    <w:p w:rsidR="00E66335" w:rsidRPr="000C752F" w:rsidRDefault="00E66335" w:rsidP="00280C66">
      <w:pPr>
        <w:pStyle w:val="Standard"/>
        <w:ind w:left="144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current content .SSI won</w:t>
      </w:r>
      <w:ins w:id="23" w:author="Debra" w:date="2012-03-05T15:02:00Z">
        <w:r w:rsidR="00243C19" w:rsidRPr="000C752F">
          <w:rPr>
            <w:rFonts w:asciiTheme="majorHAnsi" w:hAnsiTheme="majorHAnsi"/>
            <w:sz w:val="14"/>
            <w:szCs w:val="10"/>
          </w:rPr>
          <w:t>’</w:t>
        </w:r>
      </w:ins>
      <w:r w:rsidRPr="000C752F">
        <w:rPr>
          <w:rFonts w:asciiTheme="majorHAnsi" w:hAnsiTheme="majorHAnsi"/>
          <w:sz w:val="14"/>
          <w:szCs w:val="10"/>
        </w:rPr>
        <w:t>t be able to put any content owned  by any organizations in to “deleted” status, and leave this decision to responsible organization.</w:t>
      </w:r>
      <w:ins w:id="24" w:author="Debra" w:date="2012-03-05T15:02:00Z">
        <w:r w:rsidR="00243C19" w:rsidRPr="000C752F">
          <w:rPr>
            <w:rFonts w:asciiTheme="majorHAnsi" w:hAnsiTheme="majorHAnsi"/>
            <w:sz w:val="14"/>
            <w:szCs w:val="10"/>
          </w:rPr>
          <w:t xml:space="preserve"> </w:t>
        </w:r>
      </w:ins>
    </w:p>
    <w:p w:rsidR="00E66335" w:rsidRPr="000C752F" w:rsidRDefault="00E6633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E66335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FC650E" w:rsidRPr="000C752F">
        <w:rPr>
          <w:rFonts w:asciiTheme="majorHAnsi" w:hAnsiTheme="majorHAnsi"/>
          <w:sz w:val="14"/>
          <w:szCs w:val="10"/>
        </w:rPr>
        <w:t xml:space="preserve">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Approve or Reject all contents which their status is “sendToSsi”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FC650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systemRole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FE20B2" w:rsidRPr="000C752F">
        <w:rPr>
          <w:rFonts w:asciiTheme="majorHAnsi" w:hAnsiTheme="majorHAnsi"/>
          <w:sz w:val="14"/>
          <w:szCs w:val="10"/>
        </w:rPr>
        <w:t xml:space="preserve">the same grid which is used for ORG - backend </w:t>
      </w:r>
      <w:r w:rsidR="00FC650E" w:rsidRPr="000C752F">
        <w:rPr>
          <w:rFonts w:asciiTheme="majorHAnsi" w:hAnsiTheme="majorHAnsi"/>
          <w:sz w:val="14"/>
          <w:szCs w:val="10"/>
        </w:rPr>
        <w:t xml:space="preserve">but w/ only one filter option set to “sendToSsi” </w:t>
      </w:r>
    </w:p>
    <w:p w:rsidR="00EE615D" w:rsidRPr="000C752F" w:rsidRDefault="00B92BB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lastRenderedPageBreak/>
        <w:drawing>
          <wp:inline distT="0" distB="0" distL="0" distR="0" wp14:anchorId="5B791D72" wp14:editId="506B939A">
            <wp:extent cx="5937885" cy="2856230"/>
            <wp:effectExtent l="0" t="0" r="5715" b="1270"/>
            <wp:docPr id="4" name="Picture 4" descr="C:\Users\Junior Developer\Desktop\scan - Copy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ior Developer\Desktop\scan - Copy (3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B0" w:rsidRPr="000C752F" w:rsidRDefault="007917B0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Approve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FC650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Approve selected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FC650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Item that its current status is in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rejected/pending status 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Will be asked to put its status in played or paused </w:t>
      </w:r>
    </w:p>
    <w:p w:rsidR="00504F49" w:rsidRPr="000C752F" w:rsidRDefault="00FC650E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switching between played and paused status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877843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SSI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Approve</w:t>
            </w:r>
          </w:p>
        </w:tc>
      </w:tr>
    </w:tbl>
    <w:p w:rsidR="00A548FC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Approve selected (ACC #1)flagged Item and put it in pending status and triggering an action with “sendToOrg” title and down-graded ACC(#2) and </w:t>
      </w:r>
    </w:p>
    <w:p w:rsidR="003F0CA5" w:rsidRPr="000C752F" w:rsidRDefault="00A548FC" w:rsidP="00333997">
      <w:pPr>
        <w:pStyle w:val="Standard"/>
        <w:ind w:left="720" w:firstLine="72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pending status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: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organization need</w:t>
      </w:r>
      <w:ins w:id="25" w:author="Debra" w:date="2012-03-05T15:04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s</w:t>
        </w:r>
      </w:ins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to review the content over again with do</w:t>
      </w:r>
      <w:ins w:id="26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w</w:t>
        </w:r>
      </w:ins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n-graded ACC to make sure sele</w:t>
      </w:r>
      <w:ins w:id="27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c</w:t>
        </w:r>
      </w:ins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ted content is Adult-free-material.</w:t>
      </w:r>
    </w:p>
    <w:p w:rsidR="00504F49" w:rsidRPr="000C752F" w:rsidRDefault="00A548FC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Org will decide to appr</w:t>
      </w:r>
      <w:ins w:id="28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o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ve/delete/reject the content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A548FC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SystemRole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Reject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F956D0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putting content in reject status. This status is recoverable to be approved.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504F49" w:rsidRPr="000C752F" w:rsidRDefault="00F956D0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Approve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F956D0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org/role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SSI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Reject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26364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SSI Rejects the (#1 ACC) flagged content and change content status to deleted</w:t>
      </w:r>
    </w:p>
    <w:p w:rsidR="00AC68B9" w:rsidRPr="000C752F" w:rsidRDefault="003F0CA5" w:rsidP="00AC68B9">
      <w:pPr>
        <w:pStyle w:val="Standard"/>
        <w:ind w:left="1440" w:hanging="1440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 xml:space="preserve">: </w:t>
      </w:r>
      <w:r w:rsidR="0026364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in “deleted” status , content won</w:t>
      </w:r>
      <w:ins w:id="29" w:author="Debra" w:date="2012-03-05T15:05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’</w:t>
        </w:r>
      </w:ins>
      <w:r w:rsidR="0026364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 be able to recovered to any other status and basically “deleted” status is permanent.</w:t>
      </w:r>
      <w:r w:rsidR="00644C56" w:rsidRPr="000C752F">
        <w:rPr>
          <w:rFonts w:asciiTheme="majorHAnsi" w:hAnsiTheme="majorHAnsi"/>
          <w:sz w:val="14"/>
          <w:szCs w:val="10"/>
        </w:rPr>
        <w:t xml:space="preserve"> After a content-status </w:t>
      </w:r>
      <w:ins w:id="30" w:author="Debra" w:date="2012-03-05T15:06:00Z">
        <w:r w:rsidR="00243C19" w:rsidRPr="000C752F">
          <w:rPr>
            <w:rFonts w:asciiTheme="majorHAnsi" w:hAnsiTheme="majorHAnsi"/>
            <w:sz w:val="14"/>
            <w:szCs w:val="10"/>
          </w:rPr>
          <w:t xml:space="preserve">is </w:t>
        </w:r>
      </w:ins>
      <w:r w:rsidR="00280C66" w:rsidRPr="000C752F">
        <w:rPr>
          <w:rFonts w:asciiTheme="majorHAnsi" w:hAnsiTheme="majorHAnsi"/>
          <w:sz w:val="14"/>
          <w:szCs w:val="10"/>
        </w:rPr>
        <w:t xml:space="preserve"> </w:t>
      </w:r>
      <w:ins w:id="31" w:author="Debra" w:date="2012-03-05T15:06:00Z">
        <w:r w:rsidR="00243C19" w:rsidRPr="000C752F">
          <w:rPr>
            <w:rFonts w:asciiTheme="majorHAnsi" w:hAnsiTheme="majorHAnsi"/>
            <w:sz w:val="14"/>
            <w:szCs w:val="10"/>
          </w:rPr>
          <w:t xml:space="preserve">changed </w:t>
        </w:r>
      </w:ins>
      <w:r w:rsidR="00644C56" w:rsidRPr="000C752F">
        <w:rPr>
          <w:rFonts w:asciiTheme="majorHAnsi" w:hAnsiTheme="majorHAnsi"/>
          <w:sz w:val="14"/>
          <w:szCs w:val="10"/>
        </w:rPr>
        <w:t>to “Deleted”   all attached files will be moved to “(770)inactive/” directory and this stat</w:t>
      </w:r>
      <w:ins w:id="32" w:author="Debra" w:date="2012-03-05T15:06:00Z">
        <w:r w:rsidR="00243C19" w:rsidRPr="000C752F">
          <w:rPr>
            <w:rFonts w:asciiTheme="majorHAnsi" w:hAnsiTheme="majorHAnsi"/>
            <w:sz w:val="14"/>
            <w:szCs w:val="10"/>
          </w:rPr>
          <w:t>e</w:t>
        </w:r>
      </w:ins>
      <w:r w:rsidR="00644C56" w:rsidRPr="000C752F">
        <w:rPr>
          <w:rFonts w:asciiTheme="majorHAnsi" w:hAnsiTheme="majorHAnsi"/>
          <w:sz w:val="14"/>
          <w:szCs w:val="10"/>
        </w:rPr>
        <w:t xml:space="preserve"> cannot be changed to any other state.</w:t>
      </w:r>
      <w:r w:rsidR="00AC68B9">
        <w:rPr>
          <w:rFonts w:asciiTheme="majorHAnsi" w:hAnsiTheme="majorHAnsi"/>
          <w:sz w:val="14"/>
          <w:szCs w:val="10"/>
        </w:rPr>
        <w:t>at this stage responsible organization will be charged of some fees beacause of not choosing the [delete] action in 24 hr deadline. note that orgnanization can not to delete content at thos point if sure the content has no #1 ACC issue.</w:t>
      </w:r>
      <w:r w:rsidR="00AC68B9">
        <w:rPr>
          <w:rFonts w:asciiTheme="majorHAnsi" w:hAnsiTheme="majorHAnsi"/>
          <w:sz w:val="14"/>
          <w:szCs w:val="10"/>
        </w:rPr>
        <w:tab/>
      </w:r>
    </w:p>
    <w:p w:rsidR="00504F49" w:rsidRPr="000C752F" w:rsidRDefault="00644C56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NONE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644C5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SystemRole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Back-End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Delete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644C5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change Content status to “deleted” 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</w:p>
    <w:p w:rsidR="00644C56" w:rsidRPr="000C752F" w:rsidRDefault="00644C56" w:rsidP="00280C66">
      <w:pPr>
        <w:pStyle w:val="Standard"/>
        <w:ind w:left="1440" w:hanging="144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 in “deleted” status</w:t>
      </w:r>
      <w:del w:id="33" w:author="Debra" w:date="2012-03-05T15:08:00Z">
        <w:r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 xml:space="preserve"> </w:delText>
        </w:r>
      </w:del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, content won</w:t>
      </w:r>
      <w:ins w:id="34" w:author="Debra" w:date="2012-03-05T15:07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’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t be able to </w:t>
      </w:r>
      <w:ins w:id="35" w:author="Debra" w:date="2012-03-05T15:08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be </w:t>
        </w:r>
      </w:ins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recovered to any other status and basically “deleted” status is permanent.</w:t>
      </w:r>
      <w:r w:rsidRPr="000C752F">
        <w:rPr>
          <w:rFonts w:asciiTheme="majorHAnsi" w:hAnsiTheme="majorHAnsi"/>
          <w:sz w:val="14"/>
          <w:szCs w:val="10"/>
        </w:rPr>
        <w:t xml:space="preserve"> After </w:t>
      </w:r>
      <w:del w:id="36" w:author="Debra" w:date="2012-03-05T15:07:00Z">
        <w:r w:rsidRPr="000C752F" w:rsidDel="00243C19">
          <w:rPr>
            <w:rFonts w:asciiTheme="majorHAnsi" w:hAnsiTheme="majorHAnsi"/>
            <w:sz w:val="14"/>
            <w:szCs w:val="10"/>
          </w:rPr>
          <w:delText>a</w:delText>
        </w:r>
      </w:del>
      <w:r w:rsidRPr="000C752F">
        <w:rPr>
          <w:rFonts w:asciiTheme="majorHAnsi" w:hAnsiTheme="majorHAnsi"/>
          <w:sz w:val="14"/>
          <w:szCs w:val="10"/>
        </w:rPr>
        <w:t xml:space="preserve"> content-status </w:t>
      </w:r>
      <w:ins w:id="37" w:author="Debra" w:date="2012-03-05T15:07:00Z">
        <w:r w:rsidR="00243C19" w:rsidRPr="000C752F">
          <w:rPr>
            <w:rFonts w:asciiTheme="majorHAnsi" w:hAnsiTheme="majorHAnsi"/>
            <w:sz w:val="14"/>
            <w:szCs w:val="10"/>
          </w:rPr>
          <w:t xml:space="preserve">is </w:t>
        </w:r>
      </w:ins>
      <w:r w:rsidRPr="000C752F">
        <w:rPr>
          <w:rFonts w:asciiTheme="majorHAnsi" w:hAnsiTheme="majorHAnsi"/>
          <w:sz w:val="14"/>
          <w:szCs w:val="10"/>
        </w:rPr>
        <w:t>ch</w:t>
      </w:r>
      <w:ins w:id="38" w:author="Debra" w:date="2012-03-05T15:07:00Z">
        <w:r w:rsidR="00243C19" w:rsidRPr="000C752F">
          <w:rPr>
            <w:rFonts w:asciiTheme="majorHAnsi" w:hAnsiTheme="majorHAnsi"/>
            <w:sz w:val="14"/>
            <w:szCs w:val="10"/>
          </w:rPr>
          <w:t>an</w:t>
        </w:r>
      </w:ins>
      <w:r w:rsidRPr="000C752F">
        <w:rPr>
          <w:rFonts w:asciiTheme="majorHAnsi" w:hAnsiTheme="majorHAnsi"/>
          <w:sz w:val="14"/>
          <w:szCs w:val="10"/>
        </w:rPr>
        <w:t>ged to “Deleted”   all attached files will be moved to “(770)inactive/” directory and this stat</w:t>
      </w:r>
      <w:ins w:id="39" w:author="Debra" w:date="2012-03-05T15:08:00Z">
        <w:r w:rsidR="00243C19" w:rsidRPr="000C752F">
          <w:rPr>
            <w:rFonts w:asciiTheme="majorHAnsi" w:hAnsiTheme="majorHAnsi"/>
            <w:sz w:val="14"/>
            <w:szCs w:val="10"/>
          </w:rPr>
          <w:t>e</w:t>
        </w:r>
      </w:ins>
      <w:r w:rsidRPr="000C752F">
        <w:rPr>
          <w:rFonts w:asciiTheme="majorHAnsi" w:hAnsiTheme="majorHAnsi"/>
          <w:sz w:val="14"/>
          <w:szCs w:val="10"/>
        </w:rPr>
        <w:t xml:space="preserve"> cannot be changed to any other state.</w:t>
      </w:r>
    </w:p>
    <w:p w:rsidR="00504F49" w:rsidRPr="000C752F" w:rsidRDefault="00644C56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NONE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644C56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Org/Role users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Play/Pause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making the content (un)viewable.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both status represent Approved status.</w:t>
      </w:r>
    </w:p>
    <w:p w:rsidR="00504F49" w:rsidRPr="000C752F" w:rsidRDefault="00644C56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play/pause/delet</w:t>
      </w:r>
      <w:ins w:id="40" w:author="Debra" w:date="2012-03-05T15:08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e</w:t>
        </w:r>
      </w:ins>
      <w:r w:rsidR="002C311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/reject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Back-End 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View History</w:t>
            </w:r>
          </w:p>
        </w:tc>
      </w:tr>
    </w:tbl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</w:p>
    <w:p w:rsidR="00504F49" w:rsidRPr="000C752F" w:rsidRDefault="00FC650E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</w:p>
    <w:p w:rsidR="003F0CA5" w:rsidRPr="000C752F" w:rsidRDefault="00504F49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="003F0CA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</w:p>
    <w:p w:rsidR="003F0CA5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C55041" w:rsidRPr="000C752F" w:rsidRDefault="00B92BB9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noProof/>
          <w:sz w:val="14"/>
          <w:szCs w:val="10"/>
          <w:lang w:val="en-CA" w:eastAsia="en-CA" w:bidi="ar-SA"/>
        </w:rPr>
        <w:drawing>
          <wp:inline distT="0" distB="0" distL="0" distR="0" wp14:anchorId="4A0A5815" wp14:editId="09E1EF01">
            <wp:extent cx="5023986" cy="2416628"/>
            <wp:effectExtent l="0" t="0" r="5715" b="3175"/>
            <wp:docPr id="5" name="Picture 5" descr="C:\Users\Junior Developer\Desktop\scan - Copy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ior Developer\Desktop\scan - Copy (4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64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FA" w:rsidRPr="000C752F" w:rsidRDefault="00256DFA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0B069B" w:rsidRPr="000C752F" w:rsidRDefault="000B069B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B069B" w:rsidRPr="000C752F" w:rsidTr="000D1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:rsidR="000B069B" w:rsidRPr="000C752F" w:rsidRDefault="000B069B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Front-End</w:t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ab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sym w:font="Wingdings" w:char="F0E8"/>
            </w:r>
            <w:r w:rsidRPr="000C752F">
              <w:rPr>
                <w:rFonts w:asciiTheme="majorHAnsi" w:eastAsia="Times New Roman" w:hAnsiTheme="majorHAnsi" w:cs="Tahoma"/>
                <w:b w:val="0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Flag contents</w:t>
            </w:r>
          </w:p>
        </w:tc>
      </w:tr>
    </w:tbl>
    <w:p w:rsidR="003F0CA5" w:rsidRPr="000C752F" w:rsidRDefault="003F0CA5" w:rsidP="00280C66">
      <w:pPr>
        <w:pStyle w:val="Standard"/>
        <w:ind w:left="1440" w:hanging="1440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Purpose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 xml:space="preserve">: </w:t>
      </w:r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user fla</w:t>
      </w:r>
      <w:del w:id="41" w:author="Debra" w:date="2012-03-05T15:08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g</w:delText>
        </w:r>
      </w:del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gs the content</w:t>
      </w:r>
      <w:del w:id="42" w:author="Debra" w:date="2012-03-05T15:08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s</w:delText>
        </w:r>
      </w:del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which includes adult material (ACC).</w:t>
      </w:r>
      <w:del w:id="43" w:author="Debra" w:date="2012-03-05T15:09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 xml:space="preserve"> </w:delText>
        </w:r>
      </w:del>
      <w:ins w:id="44" w:author="Debra" w:date="2012-03-05T15:0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This </w:t>
        </w:r>
      </w:ins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selection might be #1(XXX) or others </w:t>
      </w:r>
      <w:del w:id="45" w:author="Debra" w:date="2012-03-05T15:09:00Z">
        <w:r w:rsidR="004E4B88" w:rsidRPr="000C752F" w:rsidDel="00243C19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delText>.</w:delText>
        </w:r>
      </w:del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based on the severity </w:t>
      </w:r>
      <w:ins w:id="46" w:author="Debra" w:date="2012-03-05T15:0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 xml:space="preserve">of the </w:t>
        </w:r>
      </w:ins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selection, a ticket will be </w:t>
      </w:r>
      <w:ins w:id="47" w:author="Debra" w:date="2012-03-05T15:09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opened</w:t>
        </w:r>
      </w:ins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for SSI or just organization to be verified.</w:t>
      </w:r>
      <w:r w:rsidR="00CF4F5E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</w:t>
      </w:r>
      <w:r w:rsidR="004E4B88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(user decision might not be correct or approved)</w:t>
      </w:r>
    </w:p>
    <w:p w:rsidR="00E6633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Outcomes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If any content flagged no matter of </w:t>
      </w:r>
      <w:r w:rsidR="00E66335" w:rsidRPr="000C752F">
        <w:rPr>
          <w:rFonts w:asciiTheme="majorHAnsi" w:hAnsiTheme="majorHAnsi"/>
          <w:b/>
          <w:bCs/>
          <w:i/>
          <w:sz w:val="14"/>
          <w:szCs w:val="10"/>
        </w:rPr>
        <w:t>Adult Content Classification(ACC)</w:t>
      </w:r>
      <w:r w:rsidR="00E66335" w:rsidRPr="000C752F">
        <w:rPr>
          <w:rFonts w:asciiTheme="majorHAnsi" w:hAnsiTheme="majorHAnsi"/>
          <w:b/>
          <w:bCs/>
          <w:sz w:val="14"/>
          <w:szCs w:val="10"/>
        </w:rPr>
        <w:t xml:space="preserve">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type, that content won</w:t>
      </w:r>
      <w:ins w:id="48" w:author="Debra" w:date="2012-03-05T15:10:00Z">
        <w:r w:rsidR="00243C19" w:rsidRPr="000C752F">
          <w:rPr>
            <w:rFonts w:asciiTheme="majorHAnsi" w:eastAsia="Times New Roman" w:hAnsiTheme="majorHAnsi" w:cs="Tahoma"/>
            <w:color w:val="000000"/>
            <w:kern w:val="0"/>
            <w:sz w:val="14"/>
            <w:szCs w:val="10"/>
            <w:shd w:val="clear" w:color="auto" w:fill="FFFFFF"/>
            <w:lang w:val="en-CA" w:eastAsia="en-CA" w:bidi="ar-SA"/>
          </w:rPr>
          <w:t>’</w:t>
        </w:r>
      </w:ins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 be visible since the action is made.</w:t>
      </w:r>
    </w:p>
    <w:p w:rsidR="00504F49" w:rsidRPr="000C752F" w:rsidRDefault="00E6633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Next 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Possible Actions</w:t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  <w:t>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 Approval or Rejection decision made by Org</w:t>
      </w:r>
    </w:p>
    <w:p w:rsidR="003F0CA5" w:rsidRPr="000C752F" w:rsidRDefault="003F0CA5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ACL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="00504F49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ab/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 xml:space="preserve">: </w:t>
      </w:r>
      <w:r w:rsidR="00E66335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Designated OrgRole Users</w:t>
      </w:r>
    </w:p>
    <w:p w:rsidR="00984DE1" w:rsidRPr="000C752F" w:rsidRDefault="003F0CA5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GUI</w:t>
      </w:r>
      <w:r w:rsidRPr="000C752F">
        <w:rPr>
          <w:rFonts w:asciiTheme="majorHAnsi" w:hAnsiTheme="majorHAnsi"/>
          <w:sz w:val="14"/>
          <w:szCs w:val="10"/>
        </w:rPr>
        <w:tab/>
      </w:r>
      <w:r w:rsidR="00504F49" w:rsidRP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sz w:val="12"/>
          <w:szCs w:val="10"/>
          <w:highlight w:val="yellow"/>
        </w:rPr>
      </w:pPr>
      <w:r w:rsidRPr="000C752F">
        <w:rPr>
          <w:rFonts w:asciiTheme="majorHAnsi" w:hAnsiTheme="majorHAnsi"/>
          <w:b/>
          <w:sz w:val="14"/>
          <w:szCs w:val="10"/>
        </w:rPr>
        <w:t xml:space="preserve">Table 1: </w:t>
      </w:r>
      <w:r w:rsidR="00DD540E" w:rsidRPr="000C752F">
        <w:rPr>
          <w:rFonts w:asciiTheme="majorHAnsi" w:hAnsiTheme="majorHAnsi"/>
          <w:sz w:val="14"/>
          <w:szCs w:val="10"/>
        </w:rPr>
        <w:t>V</w:t>
      </w:r>
      <w:r w:rsidRPr="000C752F">
        <w:rPr>
          <w:rFonts w:asciiTheme="majorHAnsi" w:hAnsiTheme="majorHAnsi"/>
          <w:sz w:val="14"/>
          <w:szCs w:val="10"/>
        </w:rPr>
        <w:t xml:space="preserve">isualize </w:t>
      </w:r>
      <w:ins w:id="49" w:author="Debra" w:date="2012-03-05T15:11:00Z">
        <w:r w:rsidR="00243C19" w:rsidRPr="000C752F">
          <w:rPr>
            <w:rFonts w:asciiTheme="majorHAnsi" w:hAnsiTheme="majorHAnsi"/>
            <w:sz w:val="14"/>
            <w:szCs w:val="10"/>
          </w:rPr>
          <w:t xml:space="preserve">the </w:t>
        </w:r>
      </w:ins>
      <w:r w:rsidRPr="000C752F">
        <w:rPr>
          <w:rFonts w:asciiTheme="majorHAnsi" w:hAnsiTheme="majorHAnsi"/>
          <w:sz w:val="14"/>
          <w:szCs w:val="10"/>
        </w:rPr>
        <w:t xml:space="preserve">next </w:t>
      </w:r>
      <w:del w:id="50" w:author="Debra" w:date="2012-03-05T15:10:00Z">
        <w:r w:rsidRPr="000C752F" w:rsidDel="00243C19">
          <w:rPr>
            <w:rFonts w:asciiTheme="majorHAnsi" w:hAnsiTheme="majorHAnsi"/>
            <w:sz w:val="14"/>
            <w:szCs w:val="10"/>
          </w:rPr>
          <w:delText xml:space="preserve"> </w:delText>
        </w:r>
      </w:del>
      <w:r w:rsidRPr="000C752F">
        <w:rPr>
          <w:rFonts w:asciiTheme="majorHAnsi" w:hAnsiTheme="majorHAnsi"/>
          <w:sz w:val="14"/>
          <w:szCs w:val="10"/>
        </w:rPr>
        <w:t>possible action based on last-action-made over the content and content status after last action.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DD540E" w:rsidRPr="000C752F" w:rsidRDefault="00DD540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(-) in means “this situation won</w:t>
      </w:r>
      <w:ins w:id="51" w:author="Debra" w:date="2012-03-05T15:11:00Z">
        <w:r w:rsidR="00243C19" w:rsidRPr="000C752F">
          <w:rPr>
            <w:rFonts w:asciiTheme="majorHAnsi" w:hAnsiTheme="majorHAnsi"/>
            <w:sz w:val="14"/>
            <w:szCs w:val="10"/>
          </w:rPr>
          <w:t>’</w:t>
        </w:r>
      </w:ins>
      <w:r w:rsidRPr="000C752F">
        <w:rPr>
          <w:rFonts w:asciiTheme="majorHAnsi" w:hAnsiTheme="majorHAnsi"/>
          <w:sz w:val="14"/>
          <w:szCs w:val="10"/>
        </w:rPr>
        <w:t xml:space="preserve">t </w:t>
      </w:r>
      <w:ins w:id="52" w:author="Debra" w:date="2012-03-05T15:11:00Z">
        <w:r w:rsidR="00243C19" w:rsidRPr="000C752F">
          <w:rPr>
            <w:rFonts w:asciiTheme="majorHAnsi" w:hAnsiTheme="majorHAnsi"/>
            <w:sz w:val="14"/>
            <w:szCs w:val="10"/>
          </w:rPr>
          <w:t>occur</w:t>
        </w:r>
      </w:ins>
      <w:r w:rsidRPr="000C752F">
        <w:rPr>
          <w:rFonts w:asciiTheme="majorHAnsi" w:hAnsiTheme="majorHAnsi"/>
          <w:sz w:val="14"/>
          <w:szCs w:val="10"/>
        </w:rPr>
        <w:t>”.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8"/>
          <w:szCs w:val="10"/>
          <w:vertAlign w:val="superscript"/>
        </w:rPr>
      </w:pP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bottom docked items: (1) Pause/Play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(2)History OverView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(3)Approve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 xml:space="preserve">(4)Reject 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</w:t>
      </w:r>
      <w:r w:rsidRPr="000C752F">
        <w:rPr>
          <w:rFonts w:asciiTheme="majorHAnsi" w:hAnsiTheme="majorHAnsi"/>
          <w:sz w:val="18"/>
          <w:szCs w:val="10"/>
          <w:vertAlign w:val="superscript"/>
        </w:rPr>
        <w:t>(5)Delete</w:t>
      </w:r>
      <w:r w:rsidR="00DD540E" w:rsidRPr="000C752F">
        <w:rPr>
          <w:rFonts w:asciiTheme="majorHAnsi" w:hAnsiTheme="majorHAnsi"/>
          <w:sz w:val="18"/>
          <w:szCs w:val="10"/>
          <w:vertAlign w:val="superscript"/>
        </w:rPr>
        <w:t xml:space="preserve">     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850"/>
        <w:gridCol w:w="851"/>
        <w:gridCol w:w="772"/>
        <w:gridCol w:w="872"/>
        <w:gridCol w:w="1137"/>
        <w:gridCol w:w="762"/>
        <w:gridCol w:w="1134"/>
        <w:gridCol w:w="1134"/>
      </w:tblGrid>
      <w:tr w:rsidR="00CF4F5E" w:rsidRPr="000C752F" w:rsidTr="002C1A7F">
        <w:tc>
          <w:tcPr>
            <w:tcW w:w="1526" w:type="dxa"/>
            <w:vMerge w:val="restart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b/>
                <w:sz w:val="14"/>
                <w:szCs w:val="10"/>
              </w:rPr>
              <w:t>Target-Status</w:t>
            </w:r>
          </w:p>
        </w:tc>
        <w:tc>
          <w:tcPr>
            <w:tcW w:w="709" w:type="dxa"/>
            <w:vMerge w:val="restart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</w:p>
        </w:tc>
        <w:tc>
          <w:tcPr>
            <w:tcW w:w="7512" w:type="dxa"/>
            <w:gridSpan w:val="8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b/>
                <w:sz w:val="14"/>
                <w:szCs w:val="10"/>
              </w:rPr>
              <w:t>Last Action Made</w:t>
            </w:r>
          </w:p>
        </w:tc>
      </w:tr>
      <w:tr w:rsidR="00CF4F5E" w:rsidRPr="000C752F" w:rsidTr="002C1A7F">
        <w:tc>
          <w:tcPr>
            <w:tcW w:w="1526" w:type="dxa"/>
            <w:vMerge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709" w:type="dxa"/>
            <w:vMerge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50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1-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Upload</w:t>
            </w:r>
          </w:p>
        </w:tc>
        <w:tc>
          <w:tcPr>
            <w:tcW w:w="851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2-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Approve</w:t>
            </w:r>
            <w:r>
              <w:rPr>
                <w:rFonts w:asciiTheme="majorHAnsi" w:hAnsiTheme="majorHAnsi"/>
                <w:sz w:val="14"/>
                <w:szCs w:val="10"/>
              </w:rPr>
              <w:t xml:space="preserve"> </w:t>
            </w:r>
          </w:p>
        </w:tc>
        <w:tc>
          <w:tcPr>
            <w:tcW w:w="772" w:type="dxa"/>
          </w:tcPr>
          <w:p w:rsidR="00CF4F5E" w:rsidRPr="000C752F" w:rsidRDefault="002C1A7F" w:rsidP="002C1A7F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5-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Reject</w:t>
            </w:r>
          </w:p>
        </w:tc>
        <w:tc>
          <w:tcPr>
            <w:tcW w:w="872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6-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Delete</w:t>
            </w:r>
          </w:p>
        </w:tc>
        <w:tc>
          <w:tcPr>
            <w:tcW w:w="1137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4-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Play</w:t>
            </w:r>
          </w:p>
        </w:tc>
        <w:tc>
          <w:tcPr>
            <w:tcW w:w="762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3-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Pause</w:t>
            </w:r>
          </w:p>
        </w:tc>
        <w:tc>
          <w:tcPr>
            <w:tcW w:w="1134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7-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SendToOrg</w:t>
            </w:r>
          </w:p>
        </w:tc>
        <w:tc>
          <w:tcPr>
            <w:tcW w:w="1134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8-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SendToSSI</w:t>
            </w:r>
          </w:p>
        </w:tc>
      </w:tr>
      <w:tr w:rsidR="00CF4F5E" w:rsidRPr="000C752F" w:rsidTr="002C1A7F">
        <w:tc>
          <w:tcPr>
            <w:tcW w:w="1526" w:type="dxa"/>
          </w:tcPr>
          <w:p w:rsidR="00CF4F5E" w:rsidRPr="000C752F" w:rsidRDefault="002C1A7F" w:rsidP="002C1A7F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1-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Pending</w:t>
            </w:r>
          </w:p>
        </w:tc>
        <w:tc>
          <w:tcPr>
            <w:tcW w:w="709" w:type="dxa"/>
            <w:vMerge w:val="restart"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Buttons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Viewable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After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Action</w:t>
            </w:r>
          </w:p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Made</w:t>
            </w:r>
          </w:p>
        </w:tc>
        <w:tc>
          <w:tcPr>
            <w:tcW w:w="85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3,4,5</w:t>
            </w:r>
          </w:p>
        </w:tc>
        <w:tc>
          <w:tcPr>
            <w:tcW w:w="85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4</w:t>
            </w:r>
          </w:p>
        </w:tc>
        <w:tc>
          <w:tcPr>
            <w:tcW w:w="772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7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6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3,4,5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5</w:t>
            </w:r>
          </w:p>
        </w:tc>
      </w:tr>
      <w:tr w:rsidR="00CF4F5E" w:rsidRPr="000C752F" w:rsidTr="002C1A7F">
        <w:tc>
          <w:tcPr>
            <w:tcW w:w="1526" w:type="dxa"/>
          </w:tcPr>
          <w:p w:rsidR="00CF4F5E" w:rsidRPr="000C752F" w:rsidRDefault="002C1A7F" w:rsidP="002C1A7F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2-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Played</w:t>
            </w:r>
            <w:r w:rsidR="00CF4F5E" w:rsidRPr="002C1A7F">
              <w:rPr>
                <w:rFonts w:asciiTheme="majorHAnsi" w:hAnsiTheme="majorHAnsi"/>
                <w:sz w:val="12"/>
                <w:szCs w:val="10"/>
              </w:rPr>
              <w:t>(Approved)</w:t>
            </w:r>
          </w:p>
        </w:tc>
        <w:tc>
          <w:tcPr>
            <w:tcW w:w="709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5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51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7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62" w:type="dxa"/>
          </w:tcPr>
          <w:p w:rsidR="00CF4F5E" w:rsidRPr="000C752F" w:rsidRDefault="00CF4F5E" w:rsidP="0036739B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1</w:t>
            </w:r>
            <w:r w:rsidR="002C1A7F">
              <w:rPr>
                <w:rFonts w:asciiTheme="majorHAnsi" w:hAnsiTheme="majorHAnsi"/>
                <w:sz w:val="14"/>
                <w:szCs w:val="10"/>
              </w:rPr>
              <w:t>,6,4,5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</w:tr>
      <w:tr w:rsidR="00CF4F5E" w:rsidRPr="000C752F" w:rsidTr="002C1A7F">
        <w:tc>
          <w:tcPr>
            <w:tcW w:w="1526" w:type="dxa"/>
          </w:tcPr>
          <w:p w:rsidR="00CF4F5E" w:rsidRPr="000C752F" w:rsidRDefault="002C1A7F" w:rsidP="002C1A7F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3-P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aused</w:t>
            </w:r>
            <w:r w:rsidR="00CF4F5E" w:rsidRPr="002C1A7F">
              <w:rPr>
                <w:rFonts w:asciiTheme="majorHAnsi" w:hAnsiTheme="majorHAnsi"/>
                <w:sz w:val="12"/>
                <w:szCs w:val="10"/>
              </w:rPr>
              <w:t>(Approved)</w:t>
            </w:r>
          </w:p>
        </w:tc>
        <w:tc>
          <w:tcPr>
            <w:tcW w:w="709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5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51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7" w:type="dxa"/>
          </w:tcPr>
          <w:p w:rsidR="00CF4F5E" w:rsidRPr="000C752F" w:rsidRDefault="00CF4F5E" w:rsidP="0036739B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1</w:t>
            </w:r>
            <w:r w:rsidR="002C1A7F">
              <w:rPr>
                <w:rFonts w:asciiTheme="majorHAnsi" w:hAnsiTheme="majorHAnsi"/>
                <w:sz w:val="14"/>
                <w:szCs w:val="10"/>
              </w:rPr>
              <w:t>,6,4,5</w:t>
            </w:r>
          </w:p>
        </w:tc>
        <w:tc>
          <w:tcPr>
            <w:tcW w:w="76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-(FE)</w:t>
            </w:r>
          </w:p>
        </w:tc>
      </w:tr>
      <w:tr w:rsidR="00CF4F5E" w:rsidRPr="000C752F" w:rsidTr="002C1A7F">
        <w:tc>
          <w:tcPr>
            <w:tcW w:w="1526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4-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Deleted</w:t>
            </w:r>
          </w:p>
        </w:tc>
        <w:tc>
          <w:tcPr>
            <w:tcW w:w="709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5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5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1137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6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</w:tr>
      <w:tr w:rsidR="00CF4F5E" w:rsidRPr="000C752F" w:rsidTr="002C1A7F">
        <w:tc>
          <w:tcPr>
            <w:tcW w:w="1526" w:type="dxa"/>
          </w:tcPr>
          <w:p w:rsidR="00CF4F5E" w:rsidRPr="000C752F" w:rsidRDefault="002C1A7F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>
              <w:rPr>
                <w:rFonts w:asciiTheme="majorHAnsi" w:hAnsiTheme="majorHAnsi"/>
                <w:sz w:val="14"/>
                <w:szCs w:val="10"/>
              </w:rPr>
              <w:t>5-</w:t>
            </w:r>
            <w:r w:rsidR="00CF4F5E" w:rsidRPr="000C752F">
              <w:rPr>
                <w:rFonts w:asciiTheme="majorHAnsi" w:hAnsiTheme="majorHAnsi"/>
                <w:sz w:val="14"/>
                <w:szCs w:val="10"/>
              </w:rPr>
              <w:t>Rejected</w:t>
            </w:r>
          </w:p>
        </w:tc>
        <w:tc>
          <w:tcPr>
            <w:tcW w:w="709" w:type="dxa"/>
            <w:vMerge/>
            <w:shd w:val="clear" w:color="auto" w:fill="DDD9C3" w:themeFill="background2" w:themeFillShade="E6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</w:p>
        </w:tc>
        <w:tc>
          <w:tcPr>
            <w:tcW w:w="850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851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3,5</w:t>
            </w:r>
          </w:p>
        </w:tc>
        <w:tc>
          <w:tcPr>
            <w:tcW w:w="87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7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762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  <w:tc>
          <w:tcPr>
            <w:tcW w:w="1134" w:type="dxa"/>
          </w:tcPr>
          <w:p w:rsidR="00CF4F5E" w:rsidRPr="000C752F" w:rsidRDefault="00CF4F5E" w:rsidP="00333997">
            <w:pPr>
              <w:pStyle w:val="Standard"/>
              <w:jc w:val="both"/>
              <w:rPr>
                <w:rFonts w:asciiTheme="majorHAnsi" w:hAnsiTheme="majorHAnsi"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-</w:t>
            </w:r>
          </w:p>
        </w:tc>
      </w:tr>
    </w:tbl>
    <w:p w:rsidR="00DD540E" w:rsidRPr="000C752F" w:rsidRDefault="00DD540E" w:rsidP="00333997">
      <w:pPr>
        <w:pStyle w:val="Standard"/>
        <w:jc w:val="both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782F0A" w:rsidRDefault="00782F0A" w:rsidP="00782F0A">
      <w:pPr>
        <w:pStyle w:val="Standard"/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4A6259" w:rsidRPr="000C752F" w:rsidRDefault="000B069B" w:rsidP="00782F0A">
      <w:pPr>
        <w:pStyle w:val="Standard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Figure 1:[semi-state chart Diagram]</w:t>
      </w:r>
      <w:r w:rsidR="00824962" w:rsidRPr="000C752F">
        <w:rPr>
          <w:rFonts w:asciiTheme="majorHAnsi" w:eastAsia="Times New Roman" w:hAnsiTheme="majorHAnsi" w:cs="Tahoma"/>
          <w:b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  <w:r w:rsidR="00824962"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  <w:r w:rsidR="00542F59">
        <w:rPr>
          <w:rFonts w:asciiTheme="majorHAnsi" w:eastAsia="Times New Roman" w:hAnsiTheme="majorHAnsi" w:cs="Tahoma"/>
          <w:noProof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drawing>
          <wp:inline distT="0" distB="0" distL="0" distR="0">
            <wp:extent cx="4863140" cy="6448301"/>
            <wp:effectExtent l="0" t="0" r="0" b="0"/>
            <wp:docPr id="6" name="Picture 6" descr="C:\Users\Junior Developer\Desktop\Modules Design\Content Gallery\Files\PhotoGallery-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r Developer\Desktop\Modules Design\Content Gallery\Files\PhotoGallery-03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01" cy="64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BB2" w:rsidRPr="000C752F" w:rsidRDefault="001A3BB2" w:rsidP="00333997">
      <w:pPr>
        <w:pStyle w:val="Standard"/>
        <w:jc w:val="both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sz w:val="14"/>
          <w:szCs w:val="10"/>
          <w:highlight w:val="darkYellow"/>
        </w:rPr>
      </w:pPr>
    </w:p>
    <w:p w:rsidR="009A409C" w:rsidRPr="000C752F" w:rsidRDefault="000D1E43" w:rsidP="00333997">
      <w:pPr>
        <w:pStyle w:val="Standard"/>
        <w:jc w:val="both"/>
        <w:rPr>
          <w:rFonts w:asciiTheme="majorHAnsi" w:hAnsiTheme="majorHAnsi"/>
          <w:b/>
          <w:sz w:val="16"/>
          <w:szCs w:val="10"/>
        </w:rPr>
      </w:pPr>
      <w:r w:rsidRPr="000C752F">
        <w:rPr>
          <w:rFonts w:asciiTheme="majorHAnsi" w:hAnsiTheme="majorHAnsi"/>
          <w:b/>
          <w:sz w:val="16"/>
          <w:szCs w:val="10"/>
        </w:rPr>
        <w:t>[</w:t>
      </w:r>
      <w:r w:rsidR="009A409C" w:rsidRPr="000C752F">
        <w:rPr>
          <w:rFonts w:asciiTheme="majorHAnsi" w:hAnsiTheme="majorHAnsi"/>
          <w:b/>
          <w:sz w:val="16"/>
          <w:szCs w:val="10"/>
        </w:rPr>
        <w:t>Implementation stand-point</w:t>
      </w:r>
      <w:r w:rsidRPr="000C752F">
        <w:rPr>
          <w:rFonts w:asciiTheme="majorHAnsi" w:hAnsiTheme="majorHAnsi"/>
          <w:b/>
          <w:sz w:val="16"/>
          <w:szCs w:val="10"/>
        </w:rPr>
        <w:t>]</w:t>
      </w:r>
    </w:p>
    <w:p w:rsidR="004C4CBC" w:rsidRPr="000C752F" w:rsidRDefault="004C4CBC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lightGray"/>
        </w:rPr>
      </w:pPr>
    </w:p>
    <w:p w:rsidR="004C4CBC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</w:t>
      </w:r>
      <w:r w:rsidR="004C4CBC" w:rsidRPr="000C752F">
        <w:rPr>
          <w:rFonts w:asciiTheme="majorHAnsi" w:hAnsiTheme="majorHAnsi"/>
          <w:b/>
          <w:sz w:val="14"/>
          <w:szCs w:val="10"/>
          <w:highlight w:val="yellow"/>
        </w:rPr>
        <w:t>Clientside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>]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sz w:val="16"/>
          <w:szCs w:val="10"/>
        </w:rPr>
      </w:pPr>
      <w:r w:rsidRPr="000C752F">
        <w:rPr>
          <w:rFonts w:asciiTheme="majorHAnsi" w:hAnsiTheme="majorHAnsi"/>
          <w:b/>
          <w:sz w:val="16"/>
          <w:szCs w:val="10"/>
          <w:highlight w:val="lightGray"/>
        </w:rPr>
        <w:t xml:space="preserve"> </w:t>
      </w:r>
    </w:p>
    <w:p w:rsidR="00123B0E" w:rsidRPr="000C752F" w:rsidRDefault="00CF4F5E" w:rsidP="00333997">
      <w:pPr>
        <w:pStyle w:val="Standard"/>
        <w:jc w:val="both"/>
        <w:rPr>
          <w:rFonts w:asciiTheme="majorHAnsi" w:hAnsiTheme="majorHAnsi"/>
          <w:b/>
          <w:i/>
          <w:sz w:val="14"/>
          <w:szCs w:val="10"/>
        </w:rPr>
      </w:pPr>
      <w:r w:rsidRPr="000C752F">
        <w:rPr>
          <w:rFonts w:asciiTheme="majorHAnsi" w:hAnsiTheme="majorHAnsi"/>
          <w:b/>
          <w:i/>
          <w:sz w:val="14"/>
          <w:szCs w:val="10"/>
        </w:rPr>
        <w:t>Back-End :</w:t>
      </w: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Main Module</w:t>
      </w:r>
      <w:r w:rsid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Using Extjs customizable viewPort Panel to embed </w:t>
      </w:r>
      <w:r w:rsidR="00B923BE" w:rsidRPr="000C752F">
        <w:rPr>
          <w:rFonts w:asciiTheme="majorHAnsi" w:hAnsiTheme="majorHAnsi"/>
          <w:sz w:val="14"/>
          <w:szCs w:val="10"/>
        </w:rPr>
        <w:t>Module1 and Module2.</w:t>
      </w:r>
    </w:p>
    <w:p w:rsidR="00B923B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Module1    </w:t>
      </w:r>
      <w:r w:rsidRPr="000C752F">
        <w:rPr>
          <w:rFonts w:asciiTheme="majorHAnsi" w:hAnsiTheme="majorHAnsi"/>
          <w:sz w:val="14"/>
          <w:szCs w:val="10"/>
        </w:rPr>
        <w:tab/>
      </w:r>
      <w:r w:rsid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B923BE" w:rsidRPr="000C752F">
        <w:rPr>
          <w:rFonts w:asciiTheme="majorHAnsi" w:hAnsiTheme="majorHAnsi"/>
          <w:sz w:val="14"/>
          <w:szCs w:val="10"/>
        </w:rPr>
        <w:t>(Left Panel</w:t>
      </w:r>
      <w:r w:rsidR="00B923BE" w:rsidRPr="000C752F">
        <w:rPr>
          <w:rFonts w:asciiTheme="majorHAnsi" w:hAnsiTheme="majorHAnsi"/>
          <w:sz w:val="14"/>
          <w:szCs w:val="10"/>
        </w:rPr>
        <w:tab/>
        <w:t>)</w:t>
      </w:r>
      <w:r w:rsidRPr="000C752F">
        <w:rPr>
          <w:rFonts w:asciiTheme="majorHAnsi" w:hAnsiTheme="majorHAnsi"/>
          <w:sz w:val="14"/>
          <w:szCs w:val="10"/>
        </w:rPr>
        <w:t xml:space="preserve">Using Extjs dataview with customized </w:t>
      </w:r>
      <w:ins w:id="53" w:author="Debra" w:date="2012-03-05T15:13:00Z">
        <w:r w:rsidR="00DF0241" w:rsidRPr="000C752F">
          <w:rPr>
            <w:rFonts w:asciiTheme="majorHAnsi" w:hAnsiTheme="majorHAnsi"/>
            <w:sz w:val="14"/>
            <w:szCs w:val="10"/>
          </w:rPr>
          <w:t>template</w:t>
        </w:r>
      </w:ins>
      <w:r w:rsidRPr="000C752F">
        <w:rPr>
          <w:rFonts w:asciiTheme="majorHAnsi" w:hAnsiTheme="majorHAnsi"/>
          <w:sz w:val="14"/>
          <w:szCs w:val="10"/>
        </w:rPr>
        <w:t>(TPL) to list contents based on selected status Filter.</w:t>
      </w:r>
      <w:r w:rsidR="00B923BE" w:rsidRPr="000C752F">
        <w:rPr>
          <w:rFonts w:asciiTheme="majorHAnsi" w:hAnsiTheme="majorHAnsi"/>
          <w:sz w:val="14"/>
          <w:szCs w:val="10"/>
        </w:rPr>
        <w:t xml:space="preserve"> </w:t>
      </w:r>
    </w:p>
    <w:p w:rsidR="00B923BE" w:rsidRPr="000C752F" w:rsidRDefault="00CF4F5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Module2</w:t>
      </w:r>
      <w:r w:rsidRPr="000C752F">
        <w:rPr>
          <w:rFonts w:asciiTheme="majorHAnsi" w:hAnsiTheme="majorHAnsi"/>
          <w:sz w:val="14"/>
          <w:szCs w:val="10"/>
        </w:rPr>
        <w:tab/>
      </w:r>
      <w:r w:rsidR="000C752F">
        <w:rPr>
          <w:rFonts w:asciiTheme="majorHAnsi" w:hAnsiTheme="majorHAnsi"/>
          <w:sz w:val="14"/>
          <w:szCs w:val="10"/>
        </w:rPr>
        <w:tab/>
      </w:r>
      <w:r w:rsidRPr="000C752F">
        <w:rPr>
          <w:rFonts w:asciiTheme="majorHAnsi" w:hAnsiTheme="majorHAnsi"/>
          <w:sz w:val="14"/>
          <w:szCs w:val="10"/>
        </w:rPr>
        <w:t xml:space="preserve">: </w:t>
      </w:r>
      <w:r w:rsidR="00B923BE" w:rsidRPr="000C752F">
        <w:rPr>
          <w:rFonts w:asciiTheme="majorHAnsi" w:hAnsiTheme="majorHAnsi"/>
          <w:sz w:val="14"/>
          <w:szCs w:val="10"/>
        </w:rPr>
        <w:t>(Right Panel)customizable Action History panel.</w:t>
      </w:r>
    </w:p>
    <w:p w:rsidR="00B923BE" w:rsidRPr="000C752F" w:rsidRDefault="00B923B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</w:p>
    <w:p w:rsidR="00CF4F5E" w:rsidRPr="000C752F" w:rsidRDefault="00CF4F5E" w:rsidP="00333997">
      <w:pPr>
        <w:pStyle w:val="Standard"/>
        <w:jc w:val="both"/>
        <w:rPr>
          <w:rFonts w:asciiTheme="majorHAnsi" w:hAnsiTheme="majorHAnsi"/>
          <w:b/>
          <w:i/>
          <w:sz w:val="14"/>
          <w:szCs w:val="10"/>
        </w:rPr>
      </w:pPr>
      <w:r w:rsidRPr="000C752F">
        <w:rPr>
          <w:rFonts w:asciiTheme="majorHAnsi" w:hAnsiTheme="majorHAnsi"/>
          <w:b/>
          <w:i/>
          <w:sz w:val="14"/>
          <w:szCs w:val="10"/>
        </w:rPr>
        <w:t>Front-End:</w:t>
      </w:r>
    </w:p>
    <w:p w:rsidR="00B923BE" w:rsidRPr="000C752F" w:rsidRDefault="00B923BE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Html based gallery list and possibly using Jquery for Adding Effects.</w:t>
      </w:r>
    </w:p>
    <w:p w:rsidR="00B923BE" w:rsidRPr="000C752F" w:rsidRDefault="00B923BE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lightGray"/>
        </w:rPr>
      </w:pPr>
    </w:p>
    <w:p w:rsidR="00123B0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</w:t>
      </w:r>
      <w:r w:rsidR="004C4CBC" w:rsidRPr="000C752F">
        <w:rPr>
          <w:rFonts w:asciiTheme="majorHAnsi" w:hAnsiTheme="majorHAnsi"/>
          <w:b/>
          <w:sz w:val="14"/>
          <w:szCs w:val="10"/>
          <w:highlight w:val="yellow"/>
        </w:rPr>
        <w:t>S</w:t>
      </w:r>
      <w:r w:rsidR="00123B0E" w:rsidRPr="000C752F">
        <w:rPr>
          <w:rFonts w:asciiTheme="majorHAnsi" w:hAnsiTheme="majorHAnsi"/>
          <w:b/>
          <w:sz w:val="14"/>
          <w:szCs w:val="10"/>
          <w:highlight w:val="yellow"/>
        </w:rPr>
        <w:t>erverside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>]</w:t>
      </w:r>
    </w:p>
    <w:p w:rsidR="009A409C" w:rsidRPr="000C752F" w:rsidRDefault="009A409C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 xml:space="preserve">All functions required to implement </w:t>
      </w:r>
      <w:ins w:id="54" w:author="Debra" w:date="2012-03-05T15:13:00Z">
        <w:r w:rsidR="00DF0241" w:rsidRPr="000C752F">
          <w:rPr>
            <w:rFonts w:asciiTheme="majorHAnsi" w:hAnsiTheme="majorHAnsi"/>
            <w:sz w:val="14"/>
            <w:szCs w:val="10"/>
          </w:rPr>
          <w:t>operations</w:t>
        </w:r>
      </w:ins>
      <w:r w:rsidRPr="000C752F">
        <w:rPr>
          <w:rFonts w:asciiTheme="majorHAnsi" w:hAnsiTheme="majorHAnsi"/>
          <w:sz w:val="14"/>
          <w:szCs w:val="10"/>
        </w:rPr>
        <w:t xml:space="preserve"> would be located in backend and will be shared with front-end and will be accessed through httprequest.</w:t>
      </w:r>
    </w:p>
    <w:p w:rsidR="009A409C" w:rsidRPr="000C752F" w:rsidRDefault="009A409C" w:rsidP="00333997">
      <w:pPr>
        <w:pStyle w:val="Standard"/>
        <w:jc w:val="both"/>
        <w:rPr>
          <w:rFonts w:asciiTheme="majorHAnsi" w:hAnsiTheme="majorHAnsi"/>
          <w:sz w:val="14"/>
          <w:szCs w:val="10"/>
        </w:rPr>
      </w:pPr>
      <w:r w:rsidRPr="000C752F">
        <w:rPr>
          <w:rFonts w:asciiTheme="majorHAnsi" w:hAnsiTheme="majorHAnsi"/>
          <w:sz w:val="14"/>
          <w:szCs w:val="10"/>
        </w:rPr>
        <w:t>If any function needed to be implemented for just front-end, still will be located in back-end and will be accessed through httprequest.</w:t>
      </w:r>
    </w:p>
    <w:p w:rsidR="008C557E" w:rsidRPr="000C752F" w:rsidRDefault="008C557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35239" w:rsidRDefault="00135239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35239" w:rsidRDefault="00135239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35239" w:rsidRDefault="00135239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B116F4" w:rsidRPr="000C752F" w:rsidRDefault="00B116F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  <w:highlight w:val="yellow"/>
        </w:rPr>
        <w:t>[database Functions/tables/Triggers</w:t>
      </w:r>
      <w:r w:rsidR="00AD26D7"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/views </w:t>
      </w:r>
      <w:r w:rsidRPr="000C752F">
        <w:rPr>
          <w:rFonts w:asciiTheme="majorHAnsi" w:hAnsiTheme="majorHAnsi"/>
          <w:b/>
          <w:sz w:val="14"/>
          <w:szCs w:val="10"/>
          <w:highlight w:val="yellow"/>
        </w:rPr>
        <w:t xml:space="preserve"> [Changes]]</w:t>
      </w: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eastAsia="Times New Roman" w:hAnsiTheme="majorHAnsi" w:cs="Tahoma"/>
          <w:b/>
          <w:b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Tables: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9"/>
        <w:gridCol w:w="2306"/>
        <w:gridCol w:w="1994"/>
        <w:gridCol w:w="2477"/>
      </w:tblGrid>
      <w:tr w:rsidR="001D01BB" w:rsidRPr="000C752F" w:rsidTr="001D01BB">
        <w:tc>
          <w:tcPr>
            <w:tcW w:w="2394" w:type="dxa"/>
          </w:tcPr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lu_acc </w:t>
            </w:r>
          </w:p>
          <w:p w:rsidR="00265EFA" w:rsidRPr="000C752F" w:rsidRDefault="00265EFA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1-xxx    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2-inappropriate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3-Agging issues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Notes:  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if content reported with  #1 xxx  then tickect will be oppened as sendToSSI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else then tickect will be oppened as sendToORG </w:t>
            </w:r>
          </w:p>
        </w:tc>
        <w:tc>
          <w:tcPr>
            <w:tcW w:w="2394" w:type="dxa"/>
          </w:tcPr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lu_content_action [possible actions taken over content]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1-upload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2-Approve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3-pause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4-play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5-reject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6-delete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7-sendToOrg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8-sendToSsi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265EFA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lu_content_type (type_id,type_name)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[currently-Used or future-use content Type]</w:t>
            </w:r>
            <w:r w:rsidRPr="000C752F">
              <w:rPr>
                <w:rFonts w:asciiTheme="majorHAnsi" w:eastAsia="Times New Roman" w:hAnsiTheme="majorHAnsi" w:cs="Tahoma"/>
                <w:i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1-Photo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2-Movie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265EFA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lu_action_status(type_id,type_name)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1-Pending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2-Paused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3-Played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4-deleted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5-rejected</w:t>
            </w:r>
          </w:p>
          <w:p w:rsidR="001D01BB" w:rsidRPr="000C752F" w:rsidRDefault="001D01BB" w:rsidP="000C752F">
            <w:pPr>
              <w:pStyle w:val="Standard"/>
              <w:rPr>
                <w:rFonts w:asciiTheme="majorHAnsi" w:hAnsiTheme="majorHAnsi"/>
                <w:b/>
                <w:sz w:val="14"/>
                <w:szCs w:val="10"/>
              </w:rPr>
            </w:pPr>
          </w:p>
        </w:tc>
      </w:tr>
      <w:tr w:rsidR="00B61E9E" w:rsidRPr="000C752F" w:rsidTr="001D01BB">
        <w:tc>
          <w:tcPr>
            <w:tcW w:w="2394" w:type="dxa"/>
          </w:tcPr>
          <w:p w:rsidR="00265EFA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Content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content_id,  content_name , content_type_id , file_name , owned_by  , description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Notes: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 xml:space="preserve">file_name will be server-side Auto-generated </w:t>
            </w:r>
            <w:r w:rsidRPr="000C752F">
              <w:rPr>
                <w:rFonts w:asciiTheme="majorHAnsi" w:eastAsia="Times New Roman" w:hAnsiTheme="majorHAnsi" w:cs="Tahoma"/>
                <w:i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[UniqueId . filetype]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265EFA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Content_actions_history</w:t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 xml:space="preserve">ID, content_id , 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lightGray"/>
                <w:shd w:val="clear" w:color="auto" w:fill="FFFFFF"/>
                <w:lang w:val="en-CA" w:eastAsia="en-CA" w:bidi="ar-SA"/>
              </w:rPr>
              <w:t>acc_id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, </w:t>
            </w:r>
            <w:r w:rsidRPr="000C752F">
              <w:rPr>
                <w:rFonts w:asciiTheme="majorHAnsi" w:eastAsia="Times New Roman" w:hAnsiTheme="majorHAnsi" w:cs="Tahoma"/>
                <w:i/>
                <w:color w:val="000000"/>
                <w:kern w:val="0"/>
                <w:sz w:val="14"/>
                <w:szCs w:val="10"/>
                <w:highlight w:val="cyan"/>
                <w:shd w:val="clear" w:color="auto" w:fill="FFFFFF"/>
                <w:lang w:val="en-CA" w:eastAsia="en-CA" w:bidi="ar-SA"/>
              </w:rPr>
              <w:t>content_action_id, content_status_id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, </w:t>
            </w:r>
            <w:r w:rsidRPr="000C752F">
              <w:rPr>
                <w:rFonts w:asciiTheme="majorHAnsi" w:eastAsia="Times New Roman" w:hAnsiTheme="majorHAnsi" w:cs="Tahoma"/>
                <w:kern w:val="0"/>
                <w:sz w:val="14"/>
                <w:szCs w:val="10"/>
                <w:highlight w:val="green"/>
                <w:shd w:val="clear" w:color="auto" w:fill="FFFFFF"/>
                <w:lang w:val="en-CA" w:eastAsia="en-CA" w:bidi="ar-SA"/>
              </w:rPr>
              <w:t>user_id,role_id,org_id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,description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Notes: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1-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green"/>
                <w:shd w:val="clear" w:color="auto" w:fill="FFFFFF"/>
                <w:lang w:val="en-CA" w:eastAsia="en-CA" w:bidi="ar-SA"/>
              </w:rPr>
              <w:t>{ user_id,role_id,org_id }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combination ~ action Taker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2-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cyan"/>
                <w:shd w:val="clear" w:color="auto" w:fill="FFFFFF"/>
                <w:lang w:val="en-CA" w:eastAsia="en-CA" w:bidi="ar-SA"/>
              </w:rPr>
              <w:t>content_action_id, content_status_id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 combination means after content_action happens, content_status will be changed to [new]content_status_id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3-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highlight w:val="lightGray"/>
                <w:shd w:val="clear" w:color="auto" w:fill="FFFFFF"/>
                <w:lang w:val="en-CA" w:eastAsia="en-CA" w:bidi="ar-SA"/>
              </w:rPr>
              <w:t>acc_id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 xml:space="preserve"> might be null just for </w:t>
            </w:r>
            <w:r w:rsidRPr="000C752F">
              <w:rPr>
                <w:rFonts w:asciiTheme="majorHAnsi" w:eastAsia="Times New Roman" w:hAnsiTheme="majorHAnsi" w:cs="Tahoma"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upload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Content_Action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  <w:t>4-acc_id may stay the same for consecutive actions over content or be changed.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2394" w:type="dxa"/>
          </w:tcPr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</w:tc>
        <w:tc>
          <w:tcPr>
            <w:tcW w:w="2394" w:type="dxa"/>
          </w:tcPr>
          <w:p w:rsidR="00B61E9E" w:rsidRPr="000C752F" w:rsidRDefault="00B61E9E" w:rsidP="000C752F">
            <w:pPr>
              <w:pStyle w:val="Standard"/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</w:p>
        </w:tc>
      </w:tr>
    </w:tbl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B61E9E" w:rsidRPr="000C752F" w:rsidRDefault="00824962" w:rsidP="000C752F">
      <w:pPr>
        <w:pStyle w:val="Standard"/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  <w:r w:rsidRPr="000C752F">
        <w:rPr>
          <w:rFonts w:asciiTheme="majorHAnsi" w:eastAsia="Times New Roman" w:hAnsiTheme="majorHAnsi" w:cs="Tahoma"/>
          <w:b/>
          <w:bCs/>
          <w:i/>
          <w:iCs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t>DB Functions:</w:t>
      </w: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61E9E" w:rsidRPr="000C752F" w:rsidTr="00B61E9E">
        <w:tc>
          <w:tcPr>
            <w:tcW w:w="4788" w:type="dxa"/>
          </w:tcPr>
          <w:p w:rsidR="00B61E9E" w:rsidRPr="000C752F" w:rsidRDefault="00B61E9E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1-Create_content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(  content_name , content_type_id , file_name , owned_by  , description  )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  <w:tc>
          <w:tcPr>
            <w:tcW w:w="4788" w:type="dxa"/>
          </w:tcPr>
          <w:p w:rsidR="00B61E9E" w:rsidRPr="000C752F" w:rsidRDefault="00B61E9E" w:rsidP="00333997">
            <w:pPr>
              <w:pStyle w:val="Standard"/>
              <w:jc w:val="both"/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</w:pPr>
            <w:r w:rsidRPr="000C752F">
              <w:rPr>
                <w:rFonts w:asciiTheme="majorHAnsi" w:eastAsia="Times New Roman" w:hAnsiTheme="majorHAnsi" w:cs="Tahoma"/>
                <w:b/>
                <w:bCs/>
                <w:i/>
                <w:iCs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2-Create_content_action_ticket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t> (  content_id , acc_id=null , content_action_id, content_status_id , user_id,role_id,org_id,description ) </w:t>
            </w:r>
            <w:r w:rsidRPr="000C752F">
              <w:rPr>
                <w:rFonts w:asciiTheme="majorHAnsi" w:eastAsia="Times New Roman" w:hAnsiTheme="majorHAnsi" w:cs="Tahoma"/>
                <w:color w:val="000000"/>
                <w:kern w:val="0"/>
                <w:sz w:val="14"/>
                <w:szCs w:val="10"/>
                <w:shd w:val="clear" w:color="auto" w:fill="FFFFFF"/>
                <w:lang w:val="en-CA" w:eastAsia="en-CA" w:bidi="ar-SA"/>
              </w:rPr>
              <w:br/>
            </w:r>
          </w:p>
        </w:tc>
      </w:tr>
    </w:tbl>
    <w:p w:rsidR="00824962" w:rsidRPr="000C752F" w:rsidRDefault="00824962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eastAsia="Times New Roman" w:hAnsiTheme="majorHAnsi" w:cs="Tahoma"/>
          <w:color w:val="000000"/>
          <w:kern w:val="0"/>
          <w:sz w:val="14"/>
          <w:szCs w:val="10"/>
          <w:shd w:val="clear" w:color="auto" w:fill="FFFFFF"/>
          <w:lang w:val="en-CA" w:eastAsia="en-CA" w:bidi="ar-SA"/>
        </w:rPr>
        <w:br/>
      </w:r>
    </w:p>
    <w:p w:rsidR="00BC1BE4" w:rsidRPr="000C752F" w:rsidRDefault="00BC1BE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  <w:r w:rsidRPr="000C752F">
        <w:rPr>
          <w:rFonts w:asciiTheme="majorHAnsi" w:hAnsiTheme="majorHAnsi"/>
          <w:b/>
          <w:sz w:val="14"/>
          <w:szCs w:val="10"/>
        </w:rPr>
        <w:t>DB Views</w:t>
      </w:r>
      <w:r w:rsidR="00B61E9E" w:rsidRPr="000C752F">
        <w:rPr>
          <w:rFonts w:asciiTheme="majorHAnsi" w:hAnsiTheme="majorHAnsi"/>
          <w:b/>
          <w:sz w:val="14"/>
          <w:szCs w:val="10"/>
        </w:rPr>
        <w:t>:</w:t>
      </w: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61E9E" w:rsidRPr="000C752F" w:rsidTr="00B61E9E">
        <w:tc>
          <w:tcPr>
            <w:tcW w:w="9576" w:type="dxa"/>
          </w:tcPr>
          <w:p w:rsidR="00B61E9E" w:rsidRPr="000C752F" w:rsidRDefault="00B61E9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b/>
                <w:sz w:val="14"/>
                <w:szCs w:val="10"/>
              </w:rPr>
              <w:t>View_content_lastaction</w:t>
            </w:r>
          </w:p>
          <w:p w:rsidR="00B61E9E" w:rsidRPr="000C752F" w:rsidRDefault="00B61E9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  <w:r w:rsidRPr="000C752F">
              <w:rPr>
                <w:rFonts w:asciiTheme="majorHAnsi" w:hAnsiTheme="majorHAnsi"/>
                <w:sz w:val="14"/>
                <w:szCs w:val="10"/>
              </w:rPr>
              <w:t>Lists last action taken over each content ,Which simplifies and accelerates table joints .</w:t>
            </w:r>
          </w:p>
          <w:p w:rsidR="00B61E9E" w:rsidRPr="000C752F" w:rsidRDefault="00B61E9E" w:rsidP="00333997">
            <w:pPr>
              <w:pStyle w:val="Standard"/>
              <w:jc w:val="both"/>
              <w:rPr>
                <w:rFonts w:asciiTheme="majorHAnsi" w:hAnsiTheme="majorHAnsi"/>
                <w:b/>
                <w:sz w:val="14"/>
                <w:szCs w:val="10"/>
              </w:rPr>
            </w:pPr>
          </w:p>
        </w:tc>
      </w:tr>
    </w:tbl>
    <w:p w:rsidR="00BC1BE4" w:rsidRPr="000C752F" w:rsidRDefault="00BC1BE4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8"/>
          <w:szCs w:val="10"/>
        </w:rPr>
      </w:pP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yellow"/>
        </w:rPr>
      </w:pPr>
      <w:r w:rsidRPr="000C752F">
        <w:rPr>
          <w:rFonts w:asciiTheme="majorHAnsi" w:hAnsiTheme="majorHAnsi"/>
          <w:b/>
          <w:sz w:val="16"/>
          <w:szCs w:val="10"/>
          <w:highlight w:val="yellow"/>
        </w:rPr>
        <w:t>[input/output  structure]</w:t>
      </w: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6"/>
          <w:szCs w:val="10"/>
          <w:highlight w:val="lightGray"/>
        </w:rPr>
      </w:pP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6"/>
          <w:szCs w:val="10"/>
        </w:rPr>
      </w:pPr>
      <w:r w:rsidRPr="000C752F">
        <w:rPr>
          <w:rFonts w:asciiTheme="majorHAnsi" w:hAnsiTheme="majorHAnsi"/>
          <w:b/>
          <w:sz w:val="16"/>
          <w:szCs w:val="10"/>
          <w:highlight w:val="lightGray"/>
        </w:rPr>
        <w:t>Directory Structure</w:t>
      </w:r>
    </w:p>
    <w:p w:rsidR="00B61E9E" w:rsidRPr="000C752F" w:rsidRDefault="00B61E9E" w:rsidP="00333997">
      <w:pPr>
        <w:pStyle w:val="Standard"/>
        <w:jc w:val="both"/>
        <w:rPr>
          <w:rFonts w:asciiTheme="majorHAnsi" w:hAnsiTheme="majorHAnsi"/>
          <w:b/>
          <w:sz w:val="14"/>
          <w:szCs w:val="10"/>
          <w:highlight w:val="yellow"/>
        </w:rPr>
      </w:pPr>
    </w:p>
    <w:p w:rsidR="001D01BB" w:rsidRPr="000C752F" w:rsidRDefault="001D01BB" w:rsidP="00333997">
      <w:pPr>
        <w:pStyle w:val="Standard"/>
        <w:jc w:val="both"/>
        <w:rPr>
          <w:rFonts w:asciiTheme="majorHAnsi" w:hAnsiTheme="majorHAnsi"/>
          <w:b/>
          <w:sz w:val="14"/>
          <w:szCs w:val="10"/>
        </w:rPr>
      </w:pPr>
    </w:p>
    <w:sectPr w:rsidR="001D01BB" w:rsidRPr="000C75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F5E"/>
    <w:rsid w:val="00012468"/>
    <w:rsid w:val="00034713"/>
    <w:rsid w:val="00091D26"/>
    <w:rsid w:val="00094972"/>
    <w:rsid w:val="000B069B"/>
    <w:rsid w:val="000C752F"/>
    <w:rsid w:val="000D1E43"/>
    <w:rsid w:val="000D75D3"/>
    <w:rsid w:val="00121C23"/>
    <w:rsid w:val="00123B0E"/>
    <w:rsid w:val="00135239"/>
    <w:rsid w:val="001909A9"/>
    <w:rsid w:val="001A2A14"/>
    <w:rsid w:val="001A3BB2"/>
    <w:rsid w:val="001C14CF"/>
    <w:rsid w:val="001D01BB"/>
    <w:rsid w:val="002117DE"/>
    <w:rsid w:val="0023694A"/>
    <w:rsid w:val="002415F9"/>
    <w:rsid w:val="00243C19"/>
    <w:rsid w:val="00256DFA"/>
    <w:rsid w:val="0026364E"/>
    <w:rsid w:val="00263B4B"/>
    <w:rsid w:val="00265EFA"/>
    <w:rsid w:val="00280C66"/>
    <w:rsid w:val="00294B91"/>
    <w:rsid w:val="002C1A7F"/>
    <w:rsid w:val="002C3119"/>
    <w:rsid w:val="002C3C28"/>
    <w:rsid w:val="002D1448"/>
    <w:rsid w:val="00333997"/>
    <w:rsid w:val="0036739B"/>
    <w:rsid w:val="003E2397"/>
    <w:rsid w:val="003E6B8E"/>
    <w:rsid w:val="003F0CA5"/>
    <w:rsid w:val="00410960"/>
    <w:rsid w:val="00435723"/>
    <w:rsid w:val="00443AE5"/>
    <w:rsid w:val="004808DC"/>
    <w:rsid w:val="004A6259"/>
    <w:rsid w:val="004C4CBC"/>
    <w:rsid w:val="004E4B88"/>
    <w:rsid w:val="00504F49"/>
    <w:rsid w:val="00520E6D"/>
    <w:rsid w:val="00542F59"/>
    <w:rsid w:val="00565E9F"/>
    <w:rsid w:val="005C3137"/>
    <w:rsid w:val="005D2111"/>
    <w:rsid w:val="00630DA1"/>
    <w:rsid w:val="00643F27"/>
    <w:rsid w:val="00644C56"/>
    <w:rsid w:val="00654F74"/>
    <w:rsid w:val="00664568"/>
    <w:rsid w:val="00690B57"/>
    <w:rsid w:val="00703F5E"/>
    <w:rsid w:val="00713FAD"/>
    <w:rsid w:val="0074207D"/>
    <w:rsid w:val="00782F0A"/>
    <w:rsid w:val="007917B0"/>
    <w:rsid w:val="007E7A76"/>
    <w:rsid w:val="007F07C2"/>
    <w:rsid w:val="00824962"/>
    <w:rsid w:val="00831E77"/>
    <w:rsid w:val="00833E83"/>
    <w:rsid w:val="00877843"/>
    <w:rsid w:val="008C557E"/>
    <w:rsid w:val="008C7F63"/>
    <w:rsid w:val="008E5187"/>
    <w:rsid w:val="009264D8"/>
    <w:rsid w:val="009406A2"/>
    <w:rsid w:val="00954404"/>
    <w:rsid w:val="00957FFC"/>
    <w:rsid w:val="00966B2E"/>
    <w:rsid w:val="009675D4"/>
    <w:rsid w:val="00984DE1"/>
    <w:rsid w:val="009937F5"/>
    <w:rsid w:val="009A409C"/>
    <w:rsid w:val="009E3209"/>
    <w:rsid w:val="00A16DF7"/>
    <w:rsid w:val="00A23389"/>
    <w:rsid w:val="00A40344"/>
    <w:rsid w:val="00A548FC"/>
    <w:rsid w:val="00A93A8C"/>
    <w:rsid w:val="00AA5519"/>
    <w:rsid w:val="00AB033F"/>
    <w:rsid w:val="00AC68B9"/>
    <w:rsid w:val="00AD26D7"/>
    <w:rsid w:val="00B116F4"/>
    <w:rsid w:val="00B22CB2"/>
    <w:rsid w:val="00B30664"/>
    <w:rsid w:val="00B61E9E"/>
    <w:rsid w:val="00B90258"/>
    <w:rsid w:val="00B906FB"/>
    <w:rsid w:val="00B923BE"/>
    <w:rsid w:val="00B92BB9"/>
    <w:rsid w:val="00BA56BE"/>
    <w:rsid w:val="00BB0AAD"/>
    <w:rsid w:val="00BC1BE4"/>
    <w:rsid w:val="00C11502"/>
    <w:rsid w:val="00C20A17"/>
    <w:rsid w:val="00C24036"/>
    <w:rsid w:val="00C264D7"/>
    <w:rsid w:val="00C50A72"/>
    <w:rsid w:val="00C52796"/>
    <w:rsid w:val="00C55041"/>
    <w:rsid w:val="00C62A16"/>
    <w:rsid w:val="00CA3D38"/>
    <w:rsid w:val="00CB2314"/>
    <w:rsid w:val="00CD7FCB"/>
    <w:rsid w:val="00CF01B9"/>
    <w:rsid w:val="00CF4F5E"/>
    <w:rsid w:val="00CF7BD4"/>
    <w:rsid w:val="00D22211"/>
    <w:rsid w:val="00D53FEF"/>
    <w:rsid w:val="00D550FE"/>
    <w:rsid w:val="00D66F82"/>
    <w:rsid w:val="00D82418"/>
    <w:rsid w:val="00DD540E"/>
    <w:rsid w:val="00DD627C"/>
    <w:rsid w:val="00DF0241"/>
    <w:rsid w:val="00E03191"/>
    <w:rsid w:val="00E07E75"/>
    <w:rsid w:val="00E15738"/>
    <w:rsid w:val="00E345C4"/>
    <w:rsid w:val="00E66335"/>
    <w:rsid w:val="00EE615D"/>
    <w:rsid w:val="00F303BE"/>
    <w:rsid w:val="00F32809"/>
    <w:rsid w:val="00F534B1"/>
    <w:rsid w:val="00F56A4C"/>
    <w:rsid w:val="00F90C40"/>
    <w:rsid w:val="00F943A4"/>
    <w:rsid w:val="00F956D0"/>
    <w:rsid w:val="00FB2F18"/>
    <w:rsid w:val="00FC650E"/>
    <w:rsid w:val="00FE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116F4"/>
    <w:pPr>
      <w:suppressLineNumbers/>
    </w:pPr>
  </w:style>
  <w:style w:type="paragraph" w:customStyle="1" w:styleId="TableHeading">
    <w:name w:val="Table Heading"/>
    <w:basedOn w:val="TableContents"/>
    <w:rsid w:val="00B116F4"/>
    <w:pPr>
      <w:jc w:val="center"/>
    </w:pPr>
    <w:rPr>
      <w:b/>
      <w:bCs/>
    </w:rPr>
  </w:style>
  <w:style w:type="character" w:customStyle="1" w:styleId="apple-converted-space">
    <w:name w:val="apple-converted-space"/>
    <w:basedOn w:val="DefaultParagraphFont"/>
    <w:rsid w:val="00824962"/>
  </w:style>
  <w:style w:type="paragraph" w:styleId="BalloonText">
    <w:name w:val="Balloon Text"/>
    <w:basedOn w:val="Normal"/>
    <w:link w:val="BalloonTextChar"/>
    <w:uiPriority w:val="99"/>
    <w:semiHidden/>
    <w:unhideWhenUsed/>
    <w:rsid w:val="004A625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59"/>
    <w:rPr>
      <w:rFonts w:ascii="Tahoma" w:eastAsia="Droid Sans Fallback" w:hAnsi="Tahoma" w:cs="Mangal"/>
      <w:kern w:val="3"/>
      <w:sz w:val="16"/>
      <w:szCs w:val="14"/>
      <w:lang w:val="en-US" w:eastAsia="zh-CN" w:bidi="hi-IN"/>
    </w:rPr>
  </w:style>
  <w:style w:type="table" w:styleId="TableGrid">
    <w:name w:val="Table Grid"/>
    <w:basedOn w:val="TableNormal"/>
    <w:uiPriority w:val="59"/>
    <w:rsid w:val="00831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0B06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0B06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116F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116F4"/>
    <w:pPr>
      <w:suppressLineNumbers/>
    </w:pPr>
  </w:style>
  <w:style w:type="paragraph" w:customStyle="1" w:styleId="TableHeading">
    <w:name w:val="Table Heading"/>
    <w:basedOn w:val="TableContents"/>
    <w:rsid w:val="00B116F4"/>
    <w:pPr>
      <w:jc w:val="center"/>
    </w:pPr>
    <w:rPr>
      <w:b/>
      <w:bCs/>
    </w:rPr>
  </w:style>
  <w:style w:type="character" w:customStyle="1" w:styleId="apple-converted-space">
    <w:name w:val="apple-converted-space"/>
    <w:basedOn w:val="DefaultParagraphFont"/>
    <w:rsid w:val="00824962"/>
  </w:style>
  <w:style w:type="paragraph" w:styleId="BalloonText">
    <w:name w:val="Balloon Text"/>
    <w:basedOn w:val="Normal"/>
    <w:link w:val="BalloonTextChar"/>
    <w:uiPriority w:val="99"/>
    <w:semiHidden/>
    <w:unhideWhenUsed/>
    <w:rsid w:val="004A625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59"/>
    <w:rPr>
      <w:rFonts w:ascii="Tahoma" w:eastAsia="Droid Sans Fallback" w:hAnsi="Tahoma" w:cs="Mangal"/>
      <w:kern w:val="3"/>
      <w:sz w:val="16"/>
      <w:szCs w:val="14"/>
      <w:lang w:val="en-US" w:eastAsia="zh-CN" w:bidi="hi-IN"/>
    </w:rPr>
  </w:style>
  <w:style w:type="table" w:styleId="TableGrid">
    <w:name w:val="Table Grid"/>
    <w:basedOn w:val="TableNormal"/>
    <w:uiPriority w:val="59"/>
    <w:rsid w:val="00831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0B06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">
    <w:name w:val="Light Shading"/>
    <w:basedOn w:val="TableNormal"/>
    <w:uiPriority w:val="60"/>
    <w:rsid w:val="000B06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0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44A79C-3BE1-44D9-AF38-336E8AC53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1544</Words>
  <Characters>8803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Goreshi</dc:creator>
  <cp:lastModifiedBy>Ryan Goreshi</cp:lastModifiedBy>
  <cp:revision>24</cp:revision>
  <dcterms:created xsi:type="dcterms:W3CDTF">2012-03-05T23:12:00Z</dcterms:created>
  <dcterms:modified xsi:type="dcterms:W3CDTF">2012-03-23T23:34:00Z</dcterms:modified>
</cp:coreProperties>
</file>